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60131" w14:textId="230F7D23" w:rsidR="00AB0047" w:rsidRDefault="003D17BA">
      <w:r>
        <w:rPr>
          <w:rFonts w:hint="eastAsia"/>
        </w:rPr>
        <w:t>可能なことをつなぎ止めて</w:t>
      </w:r>
      <w:r w:rsidR="00E15685">
        <w:rPr>
          <w:rFonts w:hint="eastAsia"/>
        </w:rPr>
        <w:t>、ともに覚悟を共有するアーティスト</w:t>
      </w:r>
      <w:ins w:id="0" w:author="圭一郎 田尾" w:date="2023-07-01T09:05:00Z">
        <w:r w:rsidR="00605B5E">
          <w:rPr>
            <w:rFonts w:hint="eastAsia"/>
          </w:rPr>
          <w:t>・</w:t>
        </w:r>
      </w:ins>
      <w:r w:rsidR="00E15685">
        <w:rPr>
          <w:rFonts w:hint="eastAsia"/>
        </w:rPr>
        <w:t>ラン</w:t>
      </w:r>
      <w:ins w:id="1" w:author="圭一郎 田尾" w:date="2023-07-01T09:05:00Z">
        <w:r w:rsidR="00605B5E">
          <w:rPr>
            <w:rFonts w:hint="eastAsia"/>
          </w:rPr>
          <w:t>・</w:t>
        </w:r>
      </w:ins>
      <w:r w:rsidR="00E15685">
        <w:rPr>
          <w:rFonts w:hint="eastAsia"/>
        </w:rPr>
        <w:t>レジデンス</w:t>
      </w:r>
      <w:ins w:id="2" w:author="圭一郎 田尾" w:date="2023-07-01T09:09:00Z">
        <w:r w:rsidR="00605B5E">
          <w:rPr>
            <w:rFonts w:hint="eastAsia"/>
          </w:rPr>
          <w:t>「</w:t>
        </w:r>
      </w:ins>
      <w:del w:id="3" w:author="圭一郎 田尾" w:date="2023-07-01T09:09:00Z">
        <w:r w:rsidR="00E15685" w:rsidDel="00605B5E">
          <w:rPr>
            <w:rFonts w:hint="eastAsia"/>
          </w:rPr>
          <w:delText>、</w:delText>
        </w:r>
      </w:del>
      <w:r w:rsidR="00E15685">
        <w:t>6okken</w:t>
      </w:r>
      <w:ins w:id="4" w:author="圭一郎 田尾" w:date="2023-07-01T09:09:00Z">
        <w:r w:rsidR="00605B5E">
          <w:rPr>
            <w:rFonts w:hint="eastAsia"/>
          </w:rPr>
          <w:t>」</w:t>
        </w:r>
      </w:ins>
      <w:del w:id="5" w:author="圭一郎 田尾" w:date="2023-07-01T09:09:00Z">
        <w:r w:rsidR="00E15685" w:rsidDel="00605B5E">
          <w:rPr>
            <w:rFonts w:hint="eastAsia"/>
          </w:rPr>
          <w:delText>。</w:delText>
        </w:r>
      </w:del>
      <w:r w:rsidR="00E15685">
        <w:rPr>
          <w:rFonts w:hint="eastAsia"/>
        </w:rPr>
        <w:t>その定例ミーティングから</w:t>
      </w:r>
      <w:ins w:id="6" w:author="圭一郎 田尾" w:date="2023-07-01T09:10:00Z">
        <w:r w:rsidR="00605B5E">
          <w:rPr>
            <w:rFonts w:hint="eastAsia"/>
          </w:rPr>
          <w:t>。</w:t>
        </w:r>
      </w:ins>
      <w:del w:id="7" w:author="圭一郎 田尾" w:date="2023-07-01T09:10:00Z">
        <w:r w:rsidR="007554D4" w:rsidDel="00605B5E">
          <w:rPr>
            <w:rFonts w:hint="eastAsia"/>
          </w:rPr>
          <w:delText>。</w:delText>
        </w:r>
      </w:del>
    </w:p>
    <w:p w14:paraId="765134BD" w14:textId="77777777" w:rsidR="003D17BA" w:rsidRDefault="003D17BA"/>
    <w:p w14:paraId="09B5C2CD" w14:textId="5822D851" w:rsidR="00AB0047" w:rsidRDefault="007554D4">
      <w:r>
        <w:rPr>
          <w:rFonts w:hint="eastAsia"/>
        </w:rPr>
        <w:t>山梨県河口湖に位置する</w:t>
      </w:r>
      <w:r>
        <w:t>6okken</w:t>
      </w:r>
      <w:ins w:id="8" w:author="圭一郎 田尾" w:date="2023-07-01T09:09:00Z">
        <w:r w:rsidR="00605B5E">
          <w:rPr>
            <w:rFonts w:hint="eastAsia"/>
          </w:rPr>
          <w:t>［ろっけん］</w:t>
        </w:r>
      </w:ins>
      <w:r>
        <w:rPr>
          <w:rFonts w:hint="eastAsia"/>
        </w:rPr>
        <w:t>。</w:t>
      </w:r>
      <w:r w:rsidR="00352FB1">
        <w:rPr>
          <w:rFonts w:hint="eastAsia"/>
        </w:rPr>
        <w:t>アーティスト</w:t>
      </w:r>
      <w:r w:rsidR="00355B53">
        <w:rPr>
          <w:rStyle w:val="a5"/>
        </w:rPr>
        <w:footnoteReference w:id="1"/>
      </w:r>
      <w:r w:rsidR="00352FB1">
        <w:rPr>
          <w:rFonts w:hint="eastAsia"/>
        </w:rPr>
        <w:t>、キュレーター、編集者、</w:t>
      </w:r>
      <w:commentRangeStart w:id="9"/>
      <w:r w:rsidR="00352FB1">
        <w:rPr>
          <w:rFonts w:hint="eastAsia"/>
        </w:rPr>
        <w:t>インストーラー</w:t>
      </w:r>
      <w:commentRangeEnd w:id="9"/>
      <w:r w:rsidR="00A43134">
        <w:rPr>
          <w:rStyle w:val="a7"/>
        </w:rPr>
        <w:commentReference w:id="9"/>
      </w:r>
      <w:r w:rsidR="00352FB1">
        <w:rPr>
          <w:rFonts w:hint="eastAsia"/>
        </w:rPr>
        <w:t>、研究者</w:t>
      </w:r>
      <w:ins w:id="10" w:author="圭一郎 田尾" w:date="2023-07-01T09:09:00Z">
        <w:r w:rsidR="00605B5E">
          <w:rPr>
            <w:rFonts w:hint="eastAsia"/>
          </w:rPr>
          <w:t>……</w:t>
        </w:r>
      </w:ins>
      <w:del w:id="11" w:author="圭一郎 田尾" w:date="2023-07-01T09:09:00Z">
        <w:r w:rsidR="00352FB1" w:rsidDel="00605B5E">
          <w:rPr>
            <w:rFonts w:hint="eastAsia"/>
          </w:rPr>
          <w:delText>、</w:delText>
        </w:r>
      </w:del>
      <w:r w:rsidR="002C570A">
        <w:rPr>
          <w:rFonts w:hint="eastAsia"/>
        </w:rPr>
        <w:t>といった表現に関わる生活者たちが</w:t>
      </w:r>
      <w:r w:rsidR="00A47303">
        <w:rPr>
          <w:rFonts w:hint="eastAsia"/>
        </w:rPr>
        <w:t>、ゆるやかに覚悟を共有しながら組織を運営している。</w:t>
      </w:r>
      <w:r w:rsidR="00AD4C3F">
        <w:rPr>
          <w:rFonts w:hint="eastAsia"/>
        </w:rPr>
        <w:t>そこで</w:t>
      </w:r>
      <w:r w:rsidR="00A47303">
        <w:rPr>
          <w:rFonts w:hint="eastAsia"/>
        </w:rPr>
        <w:t>数多くある問題を止血しながら、それぞれの生活と表現をどう両立させているのか、</w:t>
      </w:r>
      <w:r w:rsidR="00AD4C3F">
        <w:rPr>
          <w:rFonts w:hint="eastAsia"/>
        </w:rPr>
        <w:t>6okkenの定例ミーティングと議事録から探ってみた。そこにあったのは、時空間を超えて生を結ぶテクスト群だった。</w:t>
      </w:r>
    </w:p>
    <w:p w14:paraId="691EE75B" w14:textId="77777777" w:rsidR="00AD4C3F" w:rsidRDefault="00AD4C3F"/>
    <w:p w14:paraId="40D2371C" w14:textId="526B6200" w:rsidR="00E15685" w:rsidRPr="00E15685" w:rsidRDefault="00E15685">
      <w:r>
        <w:rPr>
          <w:rFonts w:hint="eastAsia"/>
        </w:rPr>
        <w:t>取材＝</w:t>
      </w:r>
      <w:proofErr w:type="spellStart"/>
      <w:r>
        <w:t>waxogawa</w:t>
      </w:r>
      <w:proofErr w:type="spellEnd"/>
      <w:r>
        <w:rPr>
          <w:rFonts w:hint="eastAsia"/>
        </w:rPr>
        <w:t>／小川楽生</w:t>
      </w:r>
    </w:p>
    <w:p w14:paraId="1AE2366B" w14:textId="77777777" w:rsidR="00E15685" w:rsidDel="00F81D16" w:rsidRDefault="00E15685">
      <w:pPr>
        <w:rPr>
          <w:ins w:id="12" w:author="nakamura naomi" w:date="2023-06-27T12:05:00Z"/>
          <w:del w:id="13" w:author="小川 楽生" w:date="2023-07-04T18:57:00Z"/>
        </w:rPr>
      </w:pPr>
    </w:p>
    <w:p w14:paraId="5CA51B17" w14:textId="77777777" w:rsidR="002C7BC2" w:rsidRDefault="002C7BC2">
      <w:pPr>
        <w:rPr>
          <w:ins w:id="14" w:author="nakamura naomi" w:date="2023-06-27T12:05:00Z"/>
        </w:rPr>
      </w:pPr>
    </w:p>
    <w:p w14:paraId="3A592B13" w14:textId="77777777" w:rsidR="002C7BC2" w:rsidRDefault="002C7BC2"/>
    <w:p w14:paraId="6DBE053E" w14:textId="2D9DCEFA" w:rsidR="00EF2554" w:rsidRDefault="00EF2554">
      <w:r>
        <w:rPr>
          <w:rFonts w:hint="eastAsia"/>
        </w:rPr>
        <w:t>——概要</w:t>
      </w:r>
    </w:p>
    <w:p w14:paraId="7801F4AE" w14:textId="77777777" w:rsidR="00AA28B4" w:rsidRDefault="00AA28B4"/>
    <w:p w14:paraId="78D93130" w14:textId="0B064EFB" w:rsidR="00AA28B4" w:rsidRPr="00AA28B4" w:rsidRDefault="005571CA">
      <w:r>
        <w:rPr>
          <w:rFonts w:hint="eastAsia"/>
        </w:rPr>
        <w:t>山梨県の河口湖、富士山のふもとで市井を</w:t>
      </w:r>
      <w:r w:rsidR="0047181A">
        <w:rPr>
          <w:rFonts w:hint="eastAsia"/>
        </w:rPr>
        <w:t>見渡すことのできる</w:t>
      </w:r>
      <w:r>
        <w:rPr>
          <w:rFonts w:hint="eastAsia"/>
        </w:rPr>
        <w:t>、</w:t>
      </w:r>
      <w:r w:rsidR="0047181A">
        <w:rPr>
          <w:rFonts w:hint="eastAsia"/>
        </w:rPr>
        <w:t>アーティスト</w:t>
      </w:r>
      <w:ins w:id="15" w:author="圭一郎 田尾" w:date="2023-07-01T09:10:00Z">
        <w:r w:rsidR="00605B5E">
          <w:rPr>
            <w:rFonts w:hint="eastAsia"/>
          </w:rPr>
          <w:t>・</w:t>
        </w:r>
      </w:ins>
      <w:r w:rsidR="0047181A">
        <w:rPr>
          <w:rFonts w:hint="eastAsia"/>
        </w:rPr>
        <w:t>ラン</w:t>
      </w:r>
      <w:ins w:id="16" w:author="圭一郎 田尾" w:date="2023-07-01T09:10:00Z">
        <w:r w:rsidR="00605B5E">
          <w:rPr>
            <w:rFonts w:hint="eastAsia"/>
          </w:rPr>
          <w:t>・</w:t>
        </w:r>
      </w:ins>
      <w:r w:rsidR="0047181A">
        <w:rPr>
          <w:rFonts w:hint="eastAsia"/>
        </w:rPr>
        <w:t>レジデンス</w:t>
      </w:r>
      <w:ins w:id="17" w:author="圭一郎 田尾" w:date="2023-07-01T09:09:00Z">
        <w:r w:rsidR="00605B5E">
          <w:rPr>
            <w:rStyle w:val="a5"/>
          </w:rPr>
          <w:footnoteReference w:id="2"/>
        </w:r>
      </w:ins>
      <w:r>
        <w:rPr>
          <w:rFonts w:hint="eastAsia"/>
        </w:rPr>
        <w:t>「6okken</w:t>
      </w:r>
      <w:del w:id="20" w:author="圭一郎 田尾" w:date="2023-07-01T09:10:00Z">
        <w:r w:rsidR="003E3BAE" w:rsidDel="00605B5E">
          <w:rPr>
            <w:rFonts w:hint="eastAsia"/>
          </w:rPr>
          <w:delText>（ろっけん）</w:delText>
        </w:r>
      </w:del>
      <w:r>
        <w:rPr>
          <w:rFonts w:hint="eastAsia"/>
        </w:rPr>
        <w:t>」をご存知だろうか。</w:t>
      </w:r>
      <w:r w:rsidR="0047181A">
        <w:rPr>
          <w:rFonts w:hint="eastAsia"/>
        </w:rPr>
        <w:t>そう、アーティスト</w:t>
      </w:r>
      <w:ins w:id="21" w:author="圭一郎 田尾" w:date="2023-07-01T09:10:00Z">
        <w:r w:rsidR="00605B5E">
          <w:rPr>
            <w:rFonts w:hint="eastAsia"/>
          </w:rPr>
          <w:t>・</w:t>
        </w:r>
      </w:ins>
      <w:r w:rsidR="0047181A">
        <w:rPr>
          <w:rFonts w:hint="eastAsia"/>
        </w:rPr>
        <w:t>イン</w:t>
      </w:r>
      <w:ins w:id="22" w:author="圭一郎 田尾" w:date="2023-07-01T09:10:00Z">
        <w:r w:rsidR="00605B5E">
          <w:rPr>
            <w:rFonts w:hint="eastAsia"/>
          </w:rPr>
          <w:t>・</w:t>
        </w:r>
      </w:ins>
      <w:r w:rsidR="0047181A">
        <w:rPr>
          <w:rFonts w:hint="eastAsia"/>
        </w:rPr>
        <w:t>レジデンス（</w:t>
      </w:r>
      <w:r w:rsidR="0047181A">
        <w:t>AIR</w:t>
      </w:r>
      <w:r w:rsidR="0047181A">
        <w:rPr>
          <w:rFonts w:hint="eastAsia"/>
        </w:rPr>
        <w:t>）ではなく、</w:t>
      </w:r>
      <w:r w:rsidR="00F6525F">
        <w:rPr>
          <w:rFonts w:hint="eastAsia"/>
        </w:rPr>
        <w:t>アーティスト</w:t>
      </w:r>
      <w:ins w:id="23" w:author="圭一郎 田尾" w:date="2023-07-01T09:11:00Z">
        <w:r w:rsidR="00605B5E">
          <w:rPr>
            <w:rFonts w:hint="eastAsia"/>
          </w:rPr>
          <w:t>・</w:t>
        </w:r>
      </w:ins>
      <w:r w:rsidR="00F6525F">
        <w:rPr>
          <w:rFonts w:hint="eastAsia"/>
        </w:rPr>
        <w:t>ラン（</w:t>
      </w:r>
      <w:r w:rsidR="00F6525F">
        <w:t>run</w:t>
      </w:r>
      <w:r w:rsidR="00F6525F">
        <w:rPr>
          <w:rFonts w:hint="eastAsia"/>
        </w:rPr>
        <w:t>：運営する）</w:t>
      </w:r>
      <w:ins w:id="24" w:author="圭一郎 田尾" w:date="2023-07-01T09:11:00Z">
        <w:r w:rsidR="00605B5E">
          <w:rPr>
            <w:rFonts w:hint="eastAsia"/>
          </w:rPr>
          <w:t>・</w:t>
        </w:r>
      </w:ins>
      <w:r w:rsidR="00F6525F">
        <w:rPr>
          <w:rFonts w:hint="eastAsia"/>
        </w:rPr>
        <w:t>レジデンス（</w:t>
      </w:r>
      <w:r w:rsidR="00F6525F">
        <w:t>ARR</w:t>
      </w:r>
      <w:r w:rsidR="00F6525F">
        <w:rPr>
          <w:rFonts w:hint="eastAsia"/>
        </w:rPr>
        <w:t>）なのだ。</w:t>
      </w:r>
      <w:r w:rsidR="00686592">
        <w:t>6okken</w:t>
      </w:r>
      <w:r w:rsidR="00686592">
        <w:rPr>
          <w:rFonts w:hint="eastAsia"/>
        </w:rPr>
        <w:t>は</w:t>
      </w:r>
      <w:r w:rsidR="00F6525F">
        <w:rPr>
          <w:rFonts w:hint="eastAsia"/>
        </w:rPr>
        <w:t>昨年</w:t>
      </w:r>
      <w:r w:rsidR="00AE59F2">
        <w:rPr>
          <w:rFonts w:hint="eastAsia"/>
        </w:rPr>
        <w:t>夏から運営を開始し、</w:t>
      </w:r>
      <w:r w:rsidR="00686592">
        <w:rPr>
          <w:rFonts w:hint="eastAsia"/>
        </w:rPr>
        <w:t>運営メンバー</w:t>
      </w:r>
      <w:r w:rsidR="00686592">
        <w:rPr>
          <w:rStyle w:val="a5"/>
        </w:rPr>
        <w:footnoteReference w:id="3"/>
      </w:r>
      <w:r w:rsidR="00686592">
        <w:rPr>
          <w:rFonts w:hint="eastAsia"/>
        </w:rPr>
        <w:t>が</w:t>
      </w:r>
      <w:r w:rsidR="00227B4A">
        <w:rPr>
          <w:rFonts w:hint="eastAsia"/>
        </w:rPr>
        <w:t>全</w:t>
      </w:r>
      <w:r w:rsidR="00F55417">
        <w:rPr>
          <w:rFonts w:hint="eastAsia"/>
        </w:rPr>
        <w:t>6棟の別荘</w:t>
      </w:r>
      <w:r w:rsidR="00275108">
        <w:rPr>
          <w:rFonts w:hint="eastAsia"/>
        </w:rPr>
        <w:t>の施設管理、アーティストの受け入れや河口湖周辺の</w:t>
      </w:r>
      <w:r w:rsidR="0077728B">
        <w:rPr>
          <w:rFonts w:hint="eastAsia"/>
        </w:rPr>
        <w:t>紹介</w:t>
      </w:r>
      <w:r w:rsidR="00275108">
        <w:rPr>
          <w:rFonts w:hint="eastAsia"/>
        </w:rPr>
        <w:t>、制作にまつわる</w:t>
      </w:r>
      <w:r w:rsidR="00227B4A">
        <w:rPr>
          <w:rFonts w:hint="eastAsia"/>
        </w:rPr>
        <w:t>サポートを行っている。</w:t>
      </w:r>
    </w:p>
    <w:p w14:paraId="55024956" w14:textId="1878B3F9" w:rsidR="001B6E16" w:rsidRDefault="002C7BC2">
      <w:ins w:id="25" w:author="nakamura naomi" w:date="2023-06-27T12:07:00Z">
        <w:r>
          <w:rPr>
            <w:noProof/>
          </w:rPr>
          <w:drawing>
            <wp:inline distT="0" distB="0" distL="0" distR="0" wp14:anchorId="699D14BF" wp14:editId="4A31D38E">
              <wp:extent cx="2455904" cy="1798320"/>
              <wp:effectExtent l="0" t="0" r="1905" b="0"/>
              <wp:docPr id="1560800557" name="図 2"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00557" name="図 2" descr="&#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62947" cy="1803477"/>
                      </a:xfrm>
                      <a:prstGeom prst="rect">
                        <a:avLst/>
                      </a:prstGeom>
                      <a:noFill/>
                      <a:ln>
                        <a:noFill/>
                      </a:ln>
                    </pic:spPr>
                  </pic:pic>
                </a:graphicData>
              </a:graphic>
            </wp:inline>
          </w:drawing>
        </w:r>
      </w:ins>
    </w:p>
    <w:p w14:paraId="7BB8ADD9" w14:textId="6971AA80" w:rsidR="002C7BC2" w:rsidDel="0082752B" w:rsidRDefault="00227B4A">
      <w:pPr>
        <w:rPr>
          <w:del w:id="26" w:author="nakamura naomi" w:date="2023-06-27T12:15:00Z"/>
        </w:rPr>
      </w:pPr>
      <w:del w:id="27" w:author="圭一郎 田尾" w:date="2023-07-01T09:11:00Z">
        <w:r w:rsidDel="00605B5E">
          <w:rPr>
            <w:rFonts w:hint="eastAsia"/>
          </w:rPr>
          <w:delText>（写真）</w:delText>
        </w:r>
      </w:del>
      <w:ins w:id="28" w:author="nakamura naomi" w:date="2023-06-27T12:08:00Z">
        <w:r w:rsidR="002C7BC2">
          <w:rPr>
            <w:rFonts w:hint="eastAsia"/>
          </w:rPr>
          <w:t>キャプション</w:t>
        </w:r>
        <w:del w:id="29" w:author="圭一郎 田尾" w:date="2023-07-01T09:11:00Z">
          <w:r w:rsidR="002C7BC2" w:rsidDel="00605B5E">
            <w:rPr>
              <w:rFonts w:hint="eastAsia"/>
            </w:rPr>
            <w:delText>案</w:delText>
          </w:r>
        </w:del>
        <w:r w:rsidR="002C7BC2">
          <w:rPr>
            <w:rFonts w:hint="eastAsia"/>
          </w:rPr>
          <w:t>：　6okkenと運営メンバー</w:t>
        </w:r>
      </w:ins>
      <w:ins w:id="30" w:author="圭一郎 田尾" w:date="2023-07-01T09:11:00Z">
        <w:r w:rsidR="00605B5E">
          <w:rPr>
            <w:rFonts w:hint="eastAsia"/>
          </w:rPr>
          <w:t>。</w:t>
        </w:r>
      </w:ins>
    </w:p>
    <w:p w14:paraId="486B3624" w14:textId="40A001FA" w:rsidR="001B6E16" w:rsidDel="0082752B" w:rsidRDefault="001B6E16">
      <w:pPr>
        <w:rPr>
          <w:del w:id="31" w:author="nakamura naomi" w:date="2023-06-27T12:15:00Z"/>
        </w:rPr>
      </w:pPr>
    </w:p>
    <w:p w14:paraId="1562A6D2" w14:textId="77777777" w:rsidR="0082752B" w:rsidRDefault="000B6503">
      <w:pPr>
        <w:rPr>
          <w:ins w:id="32" w:author="nakamura naomi" w:date="2023-06-27T12:15:00Z"/>
        </w:rPr>
      </w:pPr>
      <w:r>
        <w:rPr>
          <w:rFonts w:hint="eastAsia"/>
        </w:rPr>
        <w:t>これまで</w:t>
      </w:r>
      <w:del w:id="33" w:author="圭一郎 田尾" w:date="2023-07-01T09:11:00Z">
        <w:r w:rsidDel="00605B5E">
          <w:rPr>
            <w:rFonts w:hint="eastAsia"/>
          </w:rPr>
          <w:delText>、</w:delText>
        </w:r>
      </w:del>
      <w:r>
        <w:rPr>
          <w:rFonts w:hint="eastAsia"/>
        </w:rPr>
        <w:t>総勢約</w:t>
      </w:r>
      <w:r w:rsidR="0077728B">
        <w:rPr>
          <w:rFonts w:hint="eastAsia"/>
        </w:rPr>
        <w:t>300</w:t>
      </w:r>
      <w:r>
        <w:rPr>
          <w:rFonts w:hint="eastAsia"/>
        </w:rPr>
        <w:t>名のアーティストや編集者、キュレーター</w:t>
      </w:r>
      <w:del w:id="34" w:author="小川 楽生" w:date="2023-07-04T19:01:00Z">
        <w:r w:rsidDel="00F81D16">
          <w:rPr>
            <w:rFonts w:hint="eastAsia"/>
          </w:rPr>
          <w:delText>、</w:delText>
        </w:r>
      </w:del>
      <w:del w:id="35" w:author="小川 楽生" w:date="2023-07-04T19:00:00Z">
        <w:r w:rsidRPr="00E96C79" w:rsidDel="00F81D16">
          <w:rPr>
            <w:rFonts w:hint="eastAsia"/>
            <w:strike/>
            <w:rPrChange w:id="36" w:author="小川 楽生" w:date="2023-07-04T17:42:00Z">
              <w:rPr>
                <w:rFonts w:hint="eastAsia"/>
              </w:rPr>
            </w:rPrChange>
          </w:rPr>
          <w:delText>投資家</w:delText>
        </w:r>
      </w:del>
      <w:del w:id="37" w:author="圭一郎 田尾" w:date="2023-07-01T09:11:00Z">
        <w:r w:rsidDel="00605B5E">
          <w:rPr>
            <w:rFonts w:hint="eastAsia"/>
          </w:rPr>
          <w:delText>、</w:delText>
        </w:r>
      </w:del>
      <w:r>
        <w:rPr>
          <w:rFonts w:hint="eastAsia"/>
        </w:rPr>
        <w:t>など</w:t>
      </w:r>
      <w:commentRangeStart w:id="38"/>
      <w:commentRangeStart w:id="39"/>
      <w:del w:id="40" w:author="圭一郎 田尾" w:date="2023-07-01T09:11:00Z">
        <w:r w:rsidDel="00605B5E">
          <w:rPr>
            <w:rFonts w:hint="eastAsia"/>
          </w:rPr>
          <w:delText>など</w:delText>
        </w:r>
      </w:del>
      <w:r>
        <w:rPr>
          <w:rFonts w:hint="eastAsia"/>
        </w:rPr>
        <w:t>表現に関わる</w:t>
      </w:r>
      <w:commentRangeEnd w:id="38"/>
      <w:r w:rsidR="00605B5E">
        <w:rPr>
          <w:rStyle w:val="a7"/>
        </w:rPr>
        <w:commentReference w:id="38"/>
      </w:r>
      <w:commentRangeEnd w:id="39"/>
      <w:r w:rsidR="00E96C79">
        <w:rPr>
          <w:rStyle w:val="a7"/>
        </w:rPr>
        <w:commentReference w:id="39"/>
      </w:r>
      <w:r>
        <w:rPr>
          <w:rFonts w:hint="eastAsia"/>
        </w:rPr>
        <w:t>多数のアクターが</w:t>
      </w:r>
      <w:r w:rsidR="00034039">
        <w:rPr>
          <w:rFonts w:hint="eastAsia"/>
        </w:rPr>
        <w:t>6okkenを訪れ、滞在し、たくさんの物語を残して</w:t>
      </w:r>
      <w:r w:rsidR="001136DE">
        <w:rPr>
          <w:rFonts w:hint="eastAsia"/>
        </w:rPr>
        <w:t>、</w:t>
      </w:r>
      <w:r w:rsidR="00034039">
        <w:rPr>
          <w:rFonts w:hint="eastAsia"/>
        </w:rPr>
        <w:t>それぞれの生活と表現の場へと戻っていった。</w:t>
      </w:r>
    </w:p>
    <w:p w14:paraId="5E88AC4F" w14:textId="77777777" w:rsidR="0082752B" w:rsidRDefault="0082752B">
      <w:pPr>
        <w:rPr>
          <w:ins w:id="41" w:author="nakamura naomi" w:date="2023-06-27T12:15:00Z"/>
        </w:rPr>
      </w:pPr>
    </w:p>
    <w:p w14:paraId="77CFCE67" w14:textId="226B9A2D" w:rsidR="0082752B" w:rsidRDefault="0082752B">
      <w:pPr>
        <w:rPr>
          <w:ins w:id="42" w:author="nakamura naomi" w:date="2023-06-27T12:16:00Z"/>
        </w:rPr>
      </w:pPr>
      <w:ins w:id="43" w:author="nakamura naomi" w:date="2023-06-27T12:15:00Z">
        <w:r>
          <w:rPr>
            <w:noProof/>
          </w:rPr>
          <w:drawing>
            <wp:inline distT="0" distB="0" distL="0" distR="0" wp14:anchorId="1ED25335" wp14:editId="67582967">
              <wp:extent cx="2020975" cy="2263140"/>
              <wp:effectExtent l="0" t="0" r="0" b="3810"/>
              <wp:docPr id="993541965" name="図 6"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41965" name="図 6" descr="ダイアグラム&#10;&#10;自動的に生成された説明"/>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27940" cy="2270940"/>
                      </a:xfrm>
                      <a:prstGeom prst="rect">
                        <a:avLst/>
                      </a:prstGeom>
                      <a:noFill/>
                      <a:ln>
                        <a:noFill/>
                      </a:ln>
                    </pic:spPr>
                  </pic:pic>
                </a:graphicData>
              </a:graphic>
            </wp:inline>
          </w:drawing>
        </w:r>
      </w:ins>
      <w:ins w:id="44" w:author="nakamura naomi" w:date="2023-06-27T12:16:00Z">
        <w:r>
          <w:rPr>
            <w:rFonts w:hint="eastAsia"/>
          </w:rPr>
          <w:t xml:space="preserve">　　</w:t>
        </w:r>
        <w:r>
          <w:rPr>
            <w:noProof/>
          </w:rPr>
          <w:drawing>
            <wp:inline distT="0" distB="0" distL="0" distR="0" wp14:anchorId="49F82F3C" wp14:editId="5138FFEA">
              <wp:extent cx="1691327" cy="2269490"/>
              <wp:effectExtent l="0" t="0" r="4445" b="0"/>
              <wp:docPr id="1685768232" name="図 5" descr="ダイアグラム, テキスト&#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68232" name="図 5" descr="ダイアグラム, テキスト&#10;&#10;中程度の精度で自動的に生成された説明"/>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09344" cy="2293667"/>
                      </a:xfrm>
                      <a:prstGeom prst="rect">
                        <a:avLst/>
                      </a:prstGeom>
                      <a:noFill/>
                      <a:ln>
                        <a:noFill/>
                      </a:ln>
                    </pic:spPr>
                  </pic:pic>
                </a:graphicData>
              </a:graphic>
            </wp:inline>
          </w:drawing>
        </w:r>
        <w:r>
          <w:rPr>
            <w:rFonts w:hint="eastAsia"/>
          </w:rPr>
          <w:t xml:space="preserve">　</w:t>
        </w:r>
      </w:ins>
    </w:p>
    <w:p w14:paraId="5DA371F9" w14:textId="00581AA2" w:rsidR="0082752B" w:rsidRPr="001245CE" w:rsidRDefault="001245CE">
      <w:pPr>
        <w:rPr>
          <w:ins w:id="45" w:author="nakamura naomi" w:date="2023-06-27T12:13:00Z"/>
          <w:sz w:val="16"/>
          <w:szCs w:val="20"/>
          <w:rPrChange w:id="46" w:author="圭一郎 田尾" w:date="2023-07-01T09:14:00Z">
            <w:rPr>
              <w:ins w:id="47" w:author="nakamura naomi" w:date="2023-06-27T12:13:00Z"/>
            </w:rPr>
          </w:rPrChange>
        </w:rPr>
      </w:pPr>
      <w:ins w:id="48" w:author="圭一郎 田尾" w:date="2023-07-01T09:14:00Z">
        <w:r w:rsidRPr="001245CE">
          <w:rPr>
            <w:rFonts w:ascii="Hiragino Sans W3" w:eastAsia="Hiragino Sans W3" w:cs="Hiragino Sans W3" w:hint="eastAsia"/>
            <w:color w:val="000000"/>
            <w:kern w:val="0"/>
            <w:szCs w:val="21"/>
            <w:rPrChange w:id="49" w:author="圭一郎 田尾" w:date="2023-07-01T09:14:00Z">
              <w:rPr>
                <w:rFonts w:ascii="Hiragino Sans W3" w:eastAsia="Hiragino Sans W3" w:cs="Hiragino Sans W3" w:hint="eastAsia"/>
                <w:color w:val="000000"/>
                <w:kern w:val="0"/>
                <w:sz w:val="26"/>
                <w:szCs w:val="26"/>
              </w:rPr>
            </w:rPrChange>
          </w:rPr>
          <w:t>キャプション：</w:t>
        </w:r>
        <w:r w:rsidRPr="001245CE">
          <w:rPr>
            <w:rFonts w:ascii="Helvetica Neue" w:hAnsi="Helvetica Neue" w:cs="Helvetica Neue"/>
            <w:color w:val="000000"/>
            <w:kern w:val="0"/>
            <w:szCs w:val="21"/>
            <w:rPrChange w:id="50" w:author="圭一郎 田尾" w:date="2023-07-01T09:14:00Z">
              <w:rPr>
                <w:rFonts w:ascii="Helvetica Neue" w:hAnsi="Helvetica Neue" w:cs="Helvetica Neue"/>
                <w:color w:val="000000"/>
                <w:kern w:val="0"/>
                <w:sz w:val="26"/>
                <w:szCs w:val="26"/>
              </w:rPr>
            </w:rPrChange>
          </w:rPr>
          <w:t>6okken</w:t>
        </w:r>
        <w:r w:rsidRPr="001245CE">
          <w:rPr>
            <w:rFonts w:ascii="Hiragino Sans W3" w:eastAsia="Hiragino Sans W3" w:hAnsi="Helvetica Neue" w:cs="Hiragino Sans W3" w:hint="eastAsia"/>
            <w:color w:val="000000"/>
            <w:kern w:val="0"/>
            <w:szCs w:val="21"/>
            <w:rPrChange w:id="51" w:author="圭一郎 田尾" w:date="2023-07-01T09:14:00Z">
              <w:rPr>
                <w:rFonts w:ascii="Hiragino Sans W3" w:eastAsia="Hiragino Sans W3" w:hAnsi="Helvetica Neue" w:cs="Hiragino Sans W3" w:hint="eastAsia"/>
                <w:color w:val="000000"/>
                <w:kern w:val="0"/>
                <w:sz w:val="26"/>
                <w:szCs w:val="26"/>
              </w:rPr>
            </w:rPrChange>
          </w:rPr>
          <w:t>の概要紹介より</w:t>
        </w:r>
      </w:ins>
    </w:p>
    <w:p w14:paraId="34962EDE" w14:textId="77777777" w:rsidR="0082752B" w:rsidRDefault="0082752B">
      <w:pPr>
        <w:rPr>
          <w:ins w:id="52" w:author="nakamura naomi" w:date="2023-06-27T12:13:00Z"/>
        </w:rPr>
      </w:pPr>
    </w:p>
    <w:p w14:paraId="1D90F2C5" w14:textId="1FD9F8EF" w:rsidR="0082752B" w:rsidRDefault="000B66F7">
      <w:pPr>
        <w:rPr>
          <w:ins w:id="53" w:author="圭一郎 田尾" w:date="2023-07-01T09:26:00Z"/>
        </w:rPr>
      </w:pPr>
      <w:r>
        <w:rPr>
          <w:rFonts w:hint="eastAsia"/>
        </w:rPr>
        <w:t>今年2月に</w:t>
      </w:r>
      <w:ins w:id="54" w:author="圭一郎 田尾" w:date="2023-07-01T09:15:00Z">
        <w:r w:rsidR="001245CE">
          <w:rPr>
            <w:rFonts w:hint="eastAsia"/>
          </w:rPr>
          <w:t>東京・</w:t>
        </w:r>
      </w:ins>
      <w:del w:id="55" w:author="圭一郎 田尾" w:date="2023-07-01T09:15:00Z">
        <w:r w:rsidR="00655565" w:rsidDel="001245CE">
          <w:rPr>
            <w:rFonts w:hint="eastAsia"/>
          </w:rPr>
          <w:delText>、</w:delText>
        </w:r>
      </w:del>
      <w:r w:rsidR="00655565">
        <w:rPr>
          <w:rFonts w:hint="eastAsia"/>
        </w:rPr>
        <w:t>千代田区の</w:t>
      </w:r>
      <w:r>
        <w:rPr>
          <w:rFonts w:hint="eastAsia"/>
        </w:rPr>
        <w:t>科学技術館</w:t>
      </w:r>
      <w:r w:rsidR="00655565">
        <w:rPr>
          <w:rFonts w:hint="eastAsia"/>
        </w:rPr>
        <w:t>で開催された</w:t>
      </w:r>
      <w:r w:rsidR="00AD4585">
        <w:rPr>
          <w:rFonts w:hint="eastAsia"/>
        </w:rPr>
        <w:t>オルタナティブなアートフェア</w:t>
      </w:r>
      <w:ins w:id="56" w:author="圭一郎 田尾" w:date="2023-07-01T09:15:00Z">
        <w:r w:rsidR="001245CE">
          <w:rPr>
            <w:rFonts w:hint="eastAsia"/>
          </w:rPr>
          <w:t>「</w:t>
        </w:r>
      </w:ins>
      <w:del w:id="57" w:author="圭一郎 田尾" w:date="2023-07-01T09:15:00Z">
        <w:r w:rsidR="00AD4585" w:rsidDel="001245CE">
          <w:rPr>
            <w:rFonts w:hint="eastAsia"/>
          </w:rPr>
          <w:delText>、</w:delText>
        </w:r>
      </w:del>
      <w:ins w:id="58" w:author="nakamura naomi" w:date="2023-06-26T22:25:00Z">
        <w:r w:rsidR="00AC082A">
          <w:fldChar w:fldCharType="begin"/>
        </w:r>
        <w:r w:rsidR="00AC082A">
          <w:instrText>HYPERLINK "https://easteast.org/2023/"</w:instrText>
        </w:r>
        <w:r w:rsidR="00AC082A">
          <w:fldChar w:fldCharType="separate"/>
        </w:r>
        <w:r w:rsidR="00655565" w:rsidRPr="00AC082A">
          <w:rPr>
            <w:rStyle w:val="ac"/>
          </w:rPr>
          <w:t>EASTEAS</w:t>
        </w:r>
        <w:r w:rsidR="00AD4585" w:rsidRPr="00AC082A">
          <w:rPr>
            <w:rStyle w:val="ac"/>
          </w:rPr>
          <w:t>T</w:t>
        </w:r>
        <w:r w:rsidR="00AC082A">
          <w:fldChar w:fldCharType="end"/>
        </w:r>
      </w:ins>
      <w:ins w:id="59" w:author="圭一郎 田尾" w:date="2023-07-01T09:15:00Z">
        <w:r w:rsidR="001245CE">
          <w:t>_</w:t>
        </w:r>
      </w:ins>
      <w:r w:rsidR="00655565">
        <w:rPr>
          <w:rFonts w:hint="eastAsia"/>
        </w:rPr>
        <w:t>（リンク埋め込み）</w:t>
      </w:r>
      <w:ins w:id="60" w:author="圭一郎 田尾" w:date="2023-07-01T09:15:00Z">
        <w:r w:rsidR="001245CE">
          <w:rPr>
            <w:rFonts w:hint="eastAsia"/>
          </w:rPr>
          <w:t>」</w:t>
        </w:r>
      </w:ins>
      <w:r w:rsidR="00AD4585">
        <w:rPr>
          <w:rFonts w:hint="eastAsia"/>
        </w:rPr>
        <w:t>にも</w:t>
      </w:r>
      <w:r w:rsidR="00AD4585">
        <w:t>6okken</w:t>
      </w:r>
      <w:ins w:id="61" w:author="圭一郎 田尾" w:date="2023-07-01T09:16:00Z">
        <w:r w:rsidR="001245CE">
          <w:rPr>
            <w:rFonts w:hint="eastAsia"/>
          </w:rPr>
          <w:t>は</w:t>
        </w:r>
      </w:ins>
      <w:del w:id="62" w:author="圭一郎 田尾" w:date="2023-07-01T09:16:00Z">
        <w:r w:rsidR="00AD4585" w:rsidDel="001245CE">
          <w:rPr>
            <w:rFonts w:hint="eastAsia"/>
          </w:rPr>
          <w:delText>が</w:delText>
        </w:r>
      </w:del>
      <w:r w:rsidR="00AD4585">
        <w:rPr>
          <w:rFonts w:hint="eastAsia"/>
        </w:rPr>
        <w:t>出展し、</w:t>
      </w:r>
      <w:ins w:id="63" w:author="圭一郎 田尾" w:date="2023-07-01T09:16:00Z">
        <w:r w:rsidR="001245CE">
          <w:rPr>
            <w:rFonts w:hint="eastAsia"/>
          </w:rPr>
          <w:t>「</w:t>
        </w:r>
      </w:ins>
      <w:commentRangeStart w:id="64"/>
      <w:r w:rsidR="00AD4585">
        <w:rPr>
          <w:rFonts w:hint="eastAsia"/>
        </w:rPr>
        <w:t>ドクメンタ15</w:t>
      </w:r>
      <w:ins w:id="65" w:author="圭一郎 田尾" w:date="2023-07-01T09:17:00Z">
        <w:r w:rsidR="001245CE">
          <w:rPr>
            <w:rStyle w:val="a5"/>
          </w:rPr>
          <w:footnoteReference w:id="4"/>
        </w:r>
      </w:ins>
      <w:ins w:id="79" w:author="圭一郎 田尾" w:date="2023-07-01T09:16:00Z">
        <w:r w:rsidR="001245CE">
          <w:rPr>
            <w:rFonts w:hint="eastAsia"/>
          </w:rPr>
          <w:t>」</w:t>
        </w:r>
      </w:ins>
      <w:r w:rsidR="00AD4585">
        <w:rPr>
          <w:rFonts w:hint="eastAsia"/>
        </w:rPr>
        <w:t>のキュレーターチームを務めた</w:t>
      </w:r>
      <w:proofErr w:type="spellStart"/>
      <w:ins w:id="80" w:author="小川 楽生" w:date="2023-07-04T18:08:00Z">
        <w:r w:rsidR="00E32FFA">
          <w:t>ruangrupa</w:t>
        </w:r>
        <w:proofErr w:type="spellEnd"/>
        <w:r w:rsidR="00E32FFA">
          <w:rPr>
            <w:rFonts w:hint="eastAsia"/>
          </w:rPr>
          <w:t>［</w:t>
        </w:r>
      </w:ins>
      <w:r w:rsidR="00AD4585">
        <w:rPr>
          <w:rFonts w:hint="eastAsia"/>
        </w:rPr>
        <w:t>ルアンルパ</w:t>
      </w:r>
      <w:ins w:id="81" w:author="小川 楽生" w:date="2023-07-04T18:09:00Z">
        <w:r w:rsidR="00E32FFA">
          <w:rPr>
            <w:rFonts w:hint="eastAsia"/>
          </w:rPr>
          <w:t>］</w:t>
        </w:r>
      </w:ins>
      <w:r w:rsidR="00AD4585">
        <w:rPr>
          <w:rFonts w:hint="eastAsia"/>
        </w:rPr>
        <w:t>の</w:t>
      </w:r>
      <w:del w:id="82" w:author="圭一郎 田尾" w:date="2023-07-01T09:16:00Z">
        <w:r w:rsidR="00033A34" w:rsidDel="001245CE">
          <w:rPr>
            <w:rFonts w:hint="eastAsia"/>
          </w:rPr>
          <w:delText>（</w:delText>
        </w:r>
      </w:del>
      <w:ins w:id="83" w:author="圭一郎 田尾" w:date="2023-07-01T09:16:00Z">
        <w:r w:rsidR="001245CE">
          <w:rPr>
            <w:rFonts w:hint="eastAsia"/>
          </w:rPr>
          <w:t>G</w:t>
        </w:r>
        <w:r w:rsidR="001245CE">
          <w:t>UDSKUL</w:t>
        </w:r>
      </w:ins>
      <w:ins w:id="84" w:author="圭一郎 田尾" w:date="2023-07-01T09:21:00Z">
        <w:r w:rsidR="001245CE">
          <w:rPr>
            <w:rStyle w:val="a5"/>
          </w:rPr>
          <w:footnoteReference w:id="5"/>
        </w:r>
      </w:ins>
      <w:del w:id="88" w:author="圭一郎 田尾" w:date="2023-07-01T09:16:00Z">
        <w:r w:rsidR="00033A34" w:rsidDel="001245CE">
          <w:rPr>
            <w:rFonts w:hint="eastAsia"/>
          </w:rPr>
          <w:delText>名前</w:delText>
        </w:r>
      </w:del>
      <w:ins w:id="89" w:author="圭一郎 田尾" w:date="2023-07-01T09:17:00Z">
        <w:r w:rsidR="001245CE">
          <w:rPr>
            <w:rFonts w:hint="eastAsia"/>
          </w:rPr>
          <w:t>［グッドスクル］</w:t>
        </w:r>
      </w:ins>
      <w:del w:id="90" w:author="圭一郎 田尾" w:date="2023-07-01T09:16:00Z">
        <w:r w:rsidR="00033A34" w:rsidDel="001245CE">
          <w:rPr>
            <w:rFonts w:hint="eastAsia"/>
          </w:rPr>
          <w:delText>）</w:delText>
        </w:r>
      </w:del>
      <w:commentRangeEnd w:id="64"/>
      <w:r w:rsidR="002D013C">
        <w:rPr>
          <w:rStyle w:val="a7"/>
        </w:rPr>
        <w:commentReference w:id="64"/>
      </w:r>
      <w:r w:rsidR="00033A34">
        <w:rPr>
          <w:rFonts w:hint="eastAsia"/>
        </w:rPr>
        <w:t>と共にパン</w:t>
      </w:r>
      <w:r w:rsidR="007474B4">
        <w:rPr>
          <w:rFonts w:hint="eastAsia"/>
        </w:rPr>
        <w:t>生地</w:t>
      </w:r>
      <w:r w:rsidR="00033A34">
        <w:rPr>
          <w:rFonts w:hint="eastAsia"/>
        </w:rPr>
        <w:t>を</w:t>
      </w:r>
      <w:r w:rsidR="007474B4">
        <w:rPr>
          <w:rFonts w:hint="eastAsia"/>
        </w:rPr>
        <w:t>発酵させる</w:t>
      </w:r>
      <w:r w:rsidR="00033A34">
        <w:rPr>
          <w:rFonts w:hint="eastAsia"/>
        </w:rPr>
        <w:t>企画、</w:t>
      </w:r>
      <w:ins w:id="91" w:author="圭一郎 田尾" w:date="2023-07-01T09:17:00Z">
        <w:r w:rsidR="001245CE">
          <w:rPr>
            <w:rFonts w:hint="eastAsia"/>
          </w:rPr>
          <w:t>「</w:t>
        </w:r>
      </w:ins>
      <w:ins w:id="92" w:author="nakamura naomi" w:date="2023-06-27T11:54:00Z">
        <w:r w:rsidR="002D013C" w:rsidRPr="001245CE">
          <w:rPr>
            <w:rPrChange w:id="93" w:author="圭一郎 田尾" w:date="2023-07-01T09:20:00Z">
              <w:rPr>
                <w:i/>
                <w:iCs/>
              </w:rPr>
            </w:rPrChange>
          </w:rPr>
          <w:t>YEASTYEAST</w:t>
        </w:r>
      </w:ins>
      <w:ins w:id="94" w:author="圭一郎 田尾" w:date="2023-07-01T09:21:00Z">
        <w:r w:rsidR="001245CE">
          <w:t>_</w:t>
        </w:r>
      </w:ins>
      <w:commentRangeStart w:id="95"/>
      <w:del w:id="96" w:author="nakamura naomi" w:date="2023-06-27T11:54:00Z">
        <w:r w:rsidR="0077728B" w:rsidRPr="001245CE" w:rsidDel="002D013C">
          <w:rPr>
            <w:rPrChange w:id="97" w:author="圭一郎 田尾" w:date="2023-07-01T09:20:00Z">
              <w:rPr>
                <w:i/>
                <w:iCs/>
              </w:rPr>
            </w:rPrChange>
          </w:rPr>
          <w:delText>YEASTEAST</w:delText>
        </w:r>
        <w:r w:rsidR="0077728B" w:rsidRPr="001245CE" w:rsidDel="002D013C">
          <w:rPr>
            <w:rFonts w:hint="eastAsia"/>
          </w:rPr>
          <w:delText xml:space="preserve"> </w:delText>
        </w:r>
      </w:del>
      <w:r w:rsidR="0077728B" w:rsidRPr="001245CE">
        <w:t xml:space="preserve"> </w:t>
      </w:r>
      <w:r w:rsidR="0077728B" w:rsidRPr="0077728B">
        <w:rPr>
          <w:rFonts w:hint="eastAsia"/>
        </w:rPr>
        <w:t>by 6okken</w:t>
      </w:r>
      <w:commentRangeEnd w:id="95"/>
      <w:r w:rsidR="00AC082A">
        <w:rPr>
          <w:rStyle w:val="a7"/>
        </w:rPr>
        <w:commentReference w:id="95"/>
      </w:r>
      <w:ins w:id="98" w:author="圭一郎 田尾" w:date="2023-07-01T09:17:00Z">
        <w:r w:rsidR="001245CE">
          <w:rPr>
            <w:rFonts w:hint="eastAsia"/>
          </w:rPr>
          <w:t>」</w:t>
        </w:r>
      </w:ins>
      <w:r w:rsidR="007474B4">
        <w:rPr>
          <w:rFonts w:hint="eastAsia"/>
        </w:rPr>
        <w:t>を開催した。</w:t>
      </w:r>
      <w:r w:rsidR="002A5883">
        <w:rPr>
          <w:rFonts w:hint="eastAsia"/>
        </w:rPr>
        <w:t>そこでは来場者のささやかな相談ごと</w:t>
      </w:r>
      <w:ins w:id="99" w:author="圭一郎 田尾" w:date="2023-07-01T09:18:00Z">
        <w:r w:rsidR="001245CE">
          <w:rPr>
            <w:rFonts w:hint="eastAsia"/>
          </w:rPr>
          <w:t>が募集され</w:t>
        </w:r>
      </w:ins>
      <w:del w:id="100" w:author="圭一郎 田尾" w:date="2023-07-01T09:18:00Z">
        <w:r w:rsidR="002A5883" w:rsidDel="001245CE">
          <w:rPr>
            <w:rFonts w:hint="eastAsia"/>
          </w:rPr>
          <w:delText>を募り</w:delText>
        </w:r>
      </w:del>
      <w:r w:rsidR="002A5883">
        <w:rPr>
          <w:rFonts w:hint="eastAsia"/>
        </w:rPr>
        <w:t>、</w:t>
      </w:r>
      <w:r w:rsidR="00F91485">
        <w:rPr>
          <w:rFonts w:hint="eastAsia"/>
        </w:rPr>
        <w:t>ゲストと共にパンを発酵させ、焼くという行為を</w:t>
      </w:r>
      <w:commentRangeStart w:id="101"/>
      <w:r w:rsidR="00F91485">
        <w:rPr>
          <w:rFonts w:hint="eastAsia"/>
        </w:rPr>
        <w:t>含めながら</w:t>
      </w:r>
      <w:commentRangeEnd w:id="101"/>
      <w:r w:rsidR="001245CE">
        <w:rPr>
          <w:rStyle w:val="a7"/>
        </w:rPr>
        <w:commentReference w:id="101"/>
      </w:r>
      <w:r w:rsidR="00F91485">
        <w:rPr>
          <w:rFonts w:hint="eastAsia"/>
        </w:rPr>
        <w:t>、</w:t>
      </w:r>
      <w:r w:rsidR="00551DA0">
        <w:rPr>
          <w:rFonts w:hint="eastAsia"/>
        </w:rPr>
        <w:t>東京のアートシーンの熱気溢れる渦中</w:t>
      </w:r>
      <w:ins w:id="102" w:author="圭一郎 田尾" w:date="2023-07-01T09:19:00Z">
        <w:r w:rsidR="001245CE">
          <w:rPr>
            <w:rFonts w:hint="eastAsia"/>
          </w:rPr>
          <w:t>に</w:t>
        </w:r>
      </w:ins>
      <w:del w:id="103" w:author="圭一郎 田尾" w:date="2023-07-01T09:19:00Z">
        <w:r w:rsidR="00551DA0" w:rsidDel="001245CE">
          <w:rPr>
            <w:rFonts w:hint="eastAsia"/>
          </w:rPr>
          <w:delText>で</w:delText>
        </w:r>
      </w:del>
      <w:del w:id="104" w:author="圭一郎 田尾" w:date="2023-07-01T09:18:00Z">
        <w:r w:rsidR="000D7A9C" w:rsidDel="001245CE">
          <w:rPr>
            <w:rFonts w:hint="eastAsia"/>
          </w:rPr>
          <w:delText>、</w:delText>
        </w:r>
      </w:del>
      <w:r w:rsidR="000D7A9C">
        <w:rPr>
          <w:rFonts w:hint="eastAsia"/>
        </w:rPr>
        <w:t>憩いの場</w:t>
      </w:r>
      <w:commentRangeStart w:id="105"/>
      <w:r w:rsidR="000D7A9C">
        <w:rPr>
          <w:rFonts w:hint="eastAsia"/>
        </w:rPr>
        <w:t>を提供していた</w:t>
      </w:r>
      <w:commentRangeEnd w:id="105"/>
      <w:r w:rsidR="001245CE">
        <w:rPr>
          <w:rStyle w:val="a7"/>
        </w:rPr>
        <w:commentReference w:id="105"/>
      </w:r>
      <w:r w:rsidR="000D7A9C">
        <w:rPr>
          <w:rFonts w:hint="eastAsia"/>
        </w:rPr>
        <w:t>。</w:t>
      </w:r>
    </w:p>
    <w:p w14:paraId="03AAACE6" w14:textId="77777777" w:rsidR="00575C0A" w:rsidRDefault="00575C0A">
      <w:pPr>
        <w:rPr>
          <w:ins w:id="106" w:author="圭一郎 田尾" w:date="2023-07-01T09:26:00Z"/>
        </w:rPr>
      </w:pPr>
    </w:p>
    <w:p w14:paraId="35DB4ADF" w14:textId="77777777" w:rsidR="00575C0A" w:rsidRDefault="00575C0A" w:rsidP="00575C0A">
      <w:pPr>
        <w:rPr>
          <w:ins w:id="107" w:author="圭一郎 田尾" w:date="2023-07-01T09:26:00Z"/>
        </w:rPr>
      </w:pPr>
      <w:ins w:id="108" w:author="圭一郎 田尾" w:date="2023-07-01T09:26:00Z">
        <w:r>
          <w:rPr>
            <w:noProof/>
          </w:rPr>
          <w:drawing>
            <wp:inline distT="0" distB="0" distL="0" distR="0" wp14:anchorId="3C289EC9" wp14:editId="7D604CDF">
              <wp:extent cx="3002280" cy="2251710"/>
              <wp:effectExtent l="0" t="0" r="7620" b="0"/>
              <wp:docPr id="1137271273" name="図 1137271273" descr="人, 屋内, テーブル, ケーキ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47322" name="図 1" descr="人, 屋内, テーブル, ケーキ が含まれている画像&#10;&#10;自動的に生成された説明"/>
                      <pic:cNvPicPr/>
                    </pic:nvPicPr>
                    <pic:blipFill>
                      <a:blip r:embed="rId15"/>
                      <a:stretch>
                        <a:fillRect/>
                      </a:stretch>
                    </pic:blipFill>
                    <pic:spPr>
                      <a:xfrm>
                        <a:off x="0" y="0"/>
                        <a:ext cx="3002280" cy="2251710"/>
                      </a:xfrm>
                      <a:prstGeom prst="rect">
                        <a:avLst/>
                      </a:prstGeom>
                    </pic:spPr>
                  </pic:pic>
                </a:graphicData>
              </a:graphic>
            </wp:inline>
          </w:drawing>
        </w:r>
      </w:ins>
    </w:p>
    <w:p w14:paraId="38D41B50" w14:textId="77777777" w:rsidR="00575C0A" w:rsidRDefault="00575C0A" w:rsidP="00575C0A">
      <w:pPr>
        <w:rPr>
          <w:ins w:id="109" w:author="圭一郎 田尾" w:date="2023-07-01T09:26:00Z"/>
        </w:rPr>
      </w:pPr>
      <w:ins w:id="110" w:author="圭一郎 田尾" w:date="2023-07-01T09:26:00Z">
        <w:r>
          <w:rPr>
            <w:rFonts w:hint="eastAsia"/>
          </w:rPr>
          <w:lastRenderedPageBreak/>
          <w:t xml:space="preserve">キャプション案：　</w:t>
        </w:r>
        <w:r w:rsidRPr="002C7BC2">
          <w:t>YEASTYEAST_ by 6okken</w:t>
        </w:r>
        <w:r>
          <w:rPr>
            <w:rFonts w:hint="eastAsia"/>
          </w:rPr>
          <w:t>の様子</w:t>
        </w:r>
      </w:ins>
    </w:p>
    <w:p w14:paraId="14C66705" w14:textId="77777777" w:rsidR="00575C0A" w:rsidRPr="006553CF" w:rsidRDefault="00575C0A" w:rsidP="00575C0A">
      <w:pPr>
        <w:rPr>
          <w:ins w:id="111" w:author="圭一郎 田尾" w:date="2023-07-01T09:26:00Z"/>
        </w:rPr>
      </w:pPr>
      <w:ins w:id="112" w:author="圭一郎 田尾" w:date="2023-07-01T09:26:00Z">
        <w:r>
          <w:rPr>
            <w:rFonts w:hint="eastAsia"/>
          </w:rPr>
          <w:t>他にも、</w:t>
        </w:r>
        <w:r w:rsidRPr="00F87441">
          <w:rPr>
            <w:rFonts w:hint="eastAsia"/>
          </w:rPr>
          <w:t>アーティスト・山口みいな</w:t>
        </w:r>
        <w:r>
          <w:rPr>
            <w:rFonts w:hint="eastAsia"/>
          </w:rPr>
          <w:t>を共同企画者として招聘し、今年5月30日から6月4日にかけて、タイの映画監督である</w:t>
        </w:r>
        <w:r w:rsidRPr="00D66A66">
          <w:t>アピ</w:t>
        </w:r>
        <w:r>
          <w:rPr>
            <w:rFonts w:hint="eastAsia"/>
          </w:rPr>
          <w:t>チャッポン</w:t>
        </w:r>
        <w:r w:rsidRPr="00D66A66">
          <w:t>・ウィーラセタクン</w:t>
        </w:r>
        <w:r>
          <w:rPr>
            <w:rStyle w:val="a5"/>
          </w:rPr>
          <w:footnoteReference w:id="6"/>
        </w:r>
        <w:r>
          <w:rPr>
            <w:rFonts w:hint="eastAsia"/>
          </w:rPr>
          <w:t>が教鞭をとったエクスペリメンタル・ワークショップ（</w:t>
        </w:r>
        <w:r>
          <w:t>EWS</w:t>
        </w:r>
        <w:r>
          <w:rPr>
            <w:rFonts w:hint="eastAsia"/>
          </w:rPr>
          <w:t>）</w:t>
        </w:r>
        <w:r>
          <w:rPr>
            <w:rStyle w:val="a5"/>
          </w:rPr>
          <w:footnoteReference w:id="7"/>
        </w:r>
        <w:r>
          <w:rPr>
            <w:rFonts w:hint="eastAsia"/>
          </w:rPr>
          <w:t>を継いだ企画も行われた。</w:t>
        </w:r>
      </w:ins>
    </w:p>
    <w:p w14:paraId="3DCF8E0F" w14:textId="77777777" w:rsidR="00575C0A" w:rsidRPr="00575C0A" w:rsidRDefault="00575C0A">
      <w:pPr>
        <w:rPr>
          <w:ins w:id="117" w:author="nakamura naomi" w:date="2023-06-27T12:13:00Z"/>
        </w:rPr>
      </w:pPr>
    </w:p>
    <w:p w14:paraId="2EF26C02" w14:textId="77777777" w:rsidR="00575C0A" w:rsidRDefault="0082752B">
      <w:pPr>
        <w:rPr>
          <w:ins w:id="118" w:author="圭一郎 田尾" w:date="2023-07-01T09:25:00Z"/>
        </w:rPr>
      </w:pPr>
      <w:ins w:id="119" w:author="nakamura naomi" w:date="2023-06-27T12:14:00Z">
        <w:r>
          <w:rPr>
            <w:noProof/>
          </w:rPr>
          <w:drawing>
            <wp:inline distT="0" distB="0" distL="0" distR="0" wp14:anchorId="7A16DD37" wp14:editId="5A318575">
              <wp:extent cx="3010608" cy="2006600"/>
              <wp:effectExtent l="0" t="0" r="0" b="0"/>
              <wp:docPr id="1374531526" name="図 3" descr="屋内, テーブル, 窓, キッチン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31526" name="図 3" descr="屋内, テーブル, 窓, キッチン が含まれている画像&#10;&#10;自動的に生成された説明"/>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16479" cy="2010513"/>
                      </a:xfrm>
                      <a:prstGeom prst="rect">
                        <a:avLst/>
                      </a:prstGeom>
                      <a:noFill/>
                      <a:ln>
                        <a:noFill/>
                      </a:ln>
                    </pic:spPr>
                  </pic:pic>
                </a:graphicData>
              </a:graphic>
            </wp:inline>
          </w:drawing>
        </w:r>
      </w:ins>
    </w:p>
    <w:p w14:paraId="692ACFE5" w14:textId="5BAAA784" w:rsidR="00A60DCC" w:rsidRPr="00575C0A" w:rsidRDefault="00575C0A">
      <w:pPr>
        <w:rPr>
          <w:ins w:id="120" w:author="圭一郎 田尾" w:date="2023-07-01T09:25:00Z"/>
        </w:rPr>
      </w:pPr>
      <w:commentRangeStart w:id="121"/>
      <w:commentRangeStart w:id="122"/>
      <w:ins w:id="123" w:author="圭一郎 田尾" w:date="2023-07-01T09:26:00Z">
        <w:r>
          <w:rPr>
            <w:rFonts w:hint="eastAsia"/>
          </w:rPr>
          <w:t xml:space="preserve">　</w:t>
        </w:r>
        <w:commentRangeEnd w:id="121"/>
        <w:r>
          <w:rPr>
            <w:rStyle w:val="a7"/>
          </w:rPr>
          <w:commentReference w:id="121"/>
        </w:r>
      </w:ins>
      <w:commentRangeEnd w:id="122"/>
      <w:r w:rsidR="00A60DCC">
        <w:rPr>
          <w:rStyle w:val="a7"/>
        </w:rPr>
        <w:commentReference w:id="122"/>
      </w:r>
      <w:proofErr w:type="spellStart"/>
      <w:ins w:id="124" w:author="小川 楽生" w:date="2023-07-04T17:58:00Z">
        <w:r w:rsidR="00A60DCC">
          <w:t>YEASTYEAST_by</w:t>
        </w:r>
        <w:proofErr w:type="spellEnd"/>
        <w:r w:rsidR="00A60DCC">
          <w:rPr>
            <w:rFonts w:hint="eastAsia"/>
          </w:rPr>
          <w:t xml:space="preserve"> </w:t>
        </w:r>
        <w:r w:rsidR="00A60DCC">
          <w:t>6okken</w:t>
        </w:r>
        <w:r w:rsidR="00A60DCC">
          <w:rPr>
            <w:rFonts w:hint="eastAsia"/>
          </w:rPr>
          <w:t>での空間デザイン。子供</w:t>
        </w:r>
      </w:ins>
      <w:ins w:id="125" w:author="小川 楽生" w:date="2023-07-04T17:59:00Z">
        <w:r w:rsidR="00A60DCC">
          <w:rPr>
            <w:rFonts w:hint="eastAsia"/>
          </w:rPr>
          <w:t>連れの家族</w:t>
        </w:r>
      </w:ins>
      <w:ins w:id="126" w:author="小川 楽生" w:date="2023-07-04T17:58:00Z">
        <w:r w:rsidR="00A60DCC">
          <w:rPr>
            <w:rFonts w:hint="eastAsia"/>
          </w:rPr>
          <w:t>が遊べるように</w:t>
        </w:r>
      </w:ins>
      <w:ins w:id="127" w:author="小川 楽生" w:date="2023-07-04T17:59:00Z">
        <w:r w:rsidR="00A60DCC">
          <w:rPr>
            <w:rFonts w:hint="eastAsia"/>
          </w:rPr>
          <w:t>、落書きできる</w:t>
        </w:r>
      </w:ins>
      <w:ins w:id="128" w:author="小川 楽生" w:date="2023-07-04T17:58:00Z">
        <w:r w:rsidR="00A60DCC">
          <w:rPr>
            <w:rFonts w:hint="eastAsia"/>
          </w:rPr>
          <w:t>クッションを配置するなど、アクセシビリティにも配慮していた。</w:t>
        </w:r>
      </w:ins>
    </w:p>
    <w:p w14:paraId="1CF4EF24" w14:textId="3090681C" w:rsidR="0082752B" w:rsidDel="00575C0A" w:rsidRDefault="0082752B">
      <w:pPr>
        <w:rPr>
          <w:ins w:id="129" w:author="nakamura naomi" w:date="2023-06-27T12:14:00Z"/>
          <w:del w:id="130" w:author="圭一郎 田尾" w:date="2023-07-01T09:25:00Z"/>
        </w:rPr>
      </w:pPr>
      <w:ins w:id="131" w:author="nakamura naomi" w:date="2023-06-27T12:14:00Z">
        <w:del w:id="132" w:author="圭一郎 田尾" w:date="2023-07-01T09:25:00Z">
          <w:r w:rsidDel="00575C0A">
            <w:rPr>
              <w:noProof/>
            </w:rPr>
            <w:drawing>
              <wp:inline distT="0" distB="0" distL="0" distR="0" wp14:anchorId="6CD91841" wp14:editId="3F546197">
                <wp:extent cx="3002280" cy="2251710"/>
                <wp:effectExtent l="0" t="0" r="7620" b="0"/>
                <wp:docPr id="1475247322" name="図 1475247322" descr="人, 屋内, テーブル, ケーキ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47322" name="図 1" descr="人, 屋内, テーブル, ケーキ が含まれている画像&#10;&#10;自動的に生成された説明"/>
                        <pic:cNvPicPr/>
                      </pic:nvPicPr>
                      <pic:blipFill>
                        <a:blip r:embed="rId15"/>
                        <a:stretch>
                          <a:fillRect/>
                        </a:stretch>
                      </pic:blipFill>
                      <pic:spPr>
                        <a:xfrm>
                          <a:off x="0" y="0"/>
                          <a:ext cx="3002280" cy="2251710"/>
                        </a:xfrm>
                        <a:prstGeom prst="rect">
                          <a:avLst/>
                        </a:prstGeom>
                      </pic:spPr>
                    </pic:pic>
                  </a:graphicData>
                </a:graphic>
              </wp:inline>
            </w:drawing>
          </w:r>
        </w:del>
      </w:ins>
    </w:p>
    <w:p w14:paraId="198288F7" w14:textId="77777777" w:rsidR="0082752B" w:rsidDel="001245CE" w:rsidRDefault="0082752B" w:rsidP="0082752B">
      <w:pPr>
        <w:rPr>
          <w:ins w:id="133" w:author="nakamura naomi" w:date="2023-06-27T12:14:00Z"/>
          <w:del w:id="134" w:author="圭一郎 田尾" w:date="2023-07-01T09:20:00Z"/>
        </w:rPr>
      </w:pPr>
    </w:p>
    <w:p w14:paraId="3FCD3E60" w14:textId="6C4A4FEF" w:rsidR="0082752B" w:rsidDel="00575C0A" w:rsidRDefault="0082752B" w:rsidP="0082752B">
      <w:pPr>
        <w:rPr>
          <w:ins w:id="135" w:author="nakamura naomi" w:date="2023-06-27T12:14:00Z"/>
          <w:del w:id="136" w:author="圭一郎 田尾" w:date="2023-07-01T09:25:00Z"/>
        </w:rPr>
      </w:pPr>
      <w:ins w:id="137" w:author="nakamura naomi" w:date="2023-06-27T12:14:00Z">
        <w:del w:id="138" w:author="圭一郎 田尾" w:date="2023-07-01T09:20:00Z">
          <w:r w:rsidDel="001245CE">
            <w:rPr>
              <w:rFonts w:hint="eastAsia"/>
            </w:rPr>
            <w:delText>（写真）</w:delText>
          </w:r>
        </w:del>
        <w:del w:id="139" w:author="圭一郎 田尾" w:date="2023-07-01T09:25:00Z">
          <w:r w:rsidDel="00575C0A">
            <w:rPr>
              <w:rFonts w:hint="eastAsia"/>
            </w:rPr>
            <w:delText xml:space="preserve">キャプション案：　</w:delText>
          </w:r>
          <w:r w:rsidRPr="002C7BC2" w:rsidDel="00575C0A">
            <w:delText>YEASTYEAST_ by 6okken</w:delText>
          </w:r>
          <w:r w:rsidDel="00575C0A">
            <w:rPr>
              <w:rFonts w:hint="eastAsia"/>
            </w:rPr>
            <w:delText>の様子</w:delText>
          </w:r>
        </w:del>
      </w:ins>
    </w:p>
    <w:p w14:paraId="5F1ED096" w14:textId="77777777" w:rsidR="0082752B" w:rsidRDefault="0082752B">
      <w:pPr>
        <w:rPr>
          <w:ins w:id="140" w:author="nakamura naomi" w:date="2023-06-27T12:14:00Z"/>
        </w:rPr>
      </w:pPr>
    </w:p>
    <w:p w14:paraId="0EEDE04C" w14:textId="42096C94" w:rsidR="000B66F7" w:rsidRPr="006553CF" w:rsidDel="00575C0A" w:rsidRDefault="00EF276C">
      <w:pPr>
        <w:rPr>
          <w:del w:id="141" w:author="圭一郎 田尾" w:date="2023-07-01T09:25:00Z"/>
        </w:rPr>
      </w:pPr>
      <w:del w:id="142" w:author="圭一郎 田尾" w:date="2023-07-01T09:25:00Z">
        <w:r w:rsidDel="00575C0A">
          <w:rPr>
            <w:rFonts w:hint="eastAsia"/>
          </w:rPr>
          <w:delText>他にも、</w:delText>
        </w:r>
        <w:r w:rsidR="00F87441" w:rsidRPr="00F87441" w:rsidDel="00575C0A">
          <w:rPr>
            <w:rFonts w:hint="eastAsia"/>
          </w:rPr>
          <w:delText>アーティスト・山口みいな</w:delText>
        </w:r>
        <w:r w:rsidR="00F87441" w:rsidDel="00575C0A">
          <w:rPr>
            <w:rFonts w:hint="eastAsia"/>
          </w:rPr>
          <w:delText>を共同企画者として招聘し、</w:delText>
        </w:r>
        <w:r w:rsidR="00C34712" w:rsidDel="00575C0A">
          <w:rPr>
            <w:rFonts w:hint="eastAsia"/>
          </w:rPr>
          <w:delText>今年5月30日から6月4日にかけて、</w:delText>
        </w:r>
        <w:r w:rsidR="00D72C82" w:rsidDel="00575C0A">
          <w:rPr>
            <w:rFonts w:hint="eastAsia"/>
          </w:rPr>
          <w:delText>タイの映画監督である</w:delText>
        </w:r>
        <w:r w:rsidR="00D66A66" w:rsidRPr="00D66A66" w:rsidDel="00575C0A">
          <w:delText>アピ</w:delText>
        </w:r>
        <w:r w:rsidR="00D72C82" w:rsidDel="00575C0A">
          <w:rPr>
            <w:rFonts w:hint="eastAsia"/>
          </w:rPr>
          <w:delText>チャッポン</w:delText>
        </w:r>
        <w:r w:rsidR="00D66A66" w:rsidRPr="00D66A66" w:rsidDel="00575C0A">
          <w:delText>・ウィーラセタクン</w:delText>
        </w:r>
        <w:r w:rsidR="00F87441" w:rsidDel="00575C0A">
          <w:rPr>
            <w:rFonts w:hint="eastAsia"/>
          </w:rPr>
          <w:delText>が教鞭をとった</w:delText>
        </w:r>
        <w:r w:rsidR="006553CF" w:rsidDel="00575C0A">
          <w:rPr>
            <w:rFonts w:hint="eastAsia"/>
          </w:rPr>
          <w:delText>エクスペリメンタル・ワークショップ（</w:delText>
        </w:r>
        <w:r w:rsidR="006553CF" w:rsidDel="00575C0A">
          <w:delText>EWS</w:delText>
        </w:r>
        <w:r w:rsidR="006553CF" w:rsidDel="00575C0A">
          <w:rPr>
            <w:rFonts w:hint="eastAsia"/>
          </w:rPr>
          <w:delText>）</w:delText>
        </w:r>
        <w:r w:rsidR="00D72C82" w:rsidDel="00575C0A">
          <w:rPr>
            <w:rFonts w:hint="eastAsia"/>
          </w:rPr>
          <w:delText>を継いだ企画も行われ</w:delText>
        </w:r>
        <w:r w:rsidR="00C23C37" w:rsidDel="00575C0A">
          <w:rPr>
            <w:rFonts w:hint="eastAsia"/>
          </w:rPr>
          <w:delText>た。</w:delText>
        </w:r>
      </w:del>
    </w:p>
    <w:p w14:paraId="25898070" w14:textId="624F4C7E" w:rsidR="002C7BC2" w:rsidRDefault="002C7BC2">
      <w:pPr>
        <w:rPr>
          <w:ins w:id="143" w:author="nakamura naomi" w:date="2023-06-27T12:08:00Z"/>
        </w:rPr>
      </w:pPr>
    </w:p>
    <w:p w14:paraId="5BE38BAA" w14:textId="2A136479" w:rsidR="002C7BC2" w:rsidDel="00575C0A" w:rsidRDefault="002C7BC2">
      <w:pPr>
        <w:rPr>
          <w:del w:id="144" w:author="nakamura naomi" w:date="2023-06-27T12:14:00Z"/>
        </w:rPr>
      </w:pPr>
    </w:p>
    <w:p w14:paraId="7763813F" w14:textId="77777777" w:rsidR="00575C0A" w:rsidRDefault="00575C0A">
      <w:pPr>
        <w:rPr>
          <w:ins w:id="145" w:author="圭一郎 田尾" w:date="2023-07-01T09:24:00Z"/>
        </w:rPr>
      </w:pPr>
    </w:p>
    <w:p w14:paraId="3B3EBC85" w14:textId="0C8C68A0" w:rsidR="00575C0A" w:rsidRDefault="00575C0A">
      <w:pPr>
        <w:rPr>
          <w:ins w:id="146" w:author="圭一郎 田尾" w:date="2023-07-01T09:24:00Z"/>
        </w:rPr>
      </w:pPr>
      <w:ins w:id="147" w:author="圭一郎 田尾" w:date="2023-07-01T09:25:00Z">
        <w:r>
          <w:rPr>
            <w:rFonts w:hint="eastAsia"/>
          </w:rPr>
          <w:t>小見出し</w:t>
        </w:r>
      </w:ins>
    </w:p>
    <w:p w14:paraId="6FA3CB6C" w14:textId="7DFB604E" w:rsidR="000D7A9C" w:rsidDel="0082752B" w:rsidRDefault="000D7A9C">
      <w:pPr>
        <w:rPr>
          <w:del w:id="148" w:author="nakamura naomi" w:date="2023-06-27T12:14:00Z"/>
        </w:rPr>
      </w:pPr>
      <w:del w:id="149" w:author="nakamura naomi" w:date="2023-06-27T12:14:00Z">
        <w:r w:rsidDel="0082752B">
          <w:rPr>
            <w:rFonts w:hint="eastAsia"/>
          </w:rPr>
          <w:delText>（写真）</w:delText>
        </w:r>
      </w:del>
    </w:p>
    <w:p w14:paraId="453C3302" w14:textId="77777777" w:rsidR="00F91485" w:rsidRPr="007474B4" w:rsidRDefault="00F91485"/>
    <w:p w14:paraId="4092CB80" w14:textId="77777777" w:rsidR="0082752B" w:rsidRDefault="00C34712">
      <w:pPr>
        <w:rPr>
          <w:ins w:id="150" w:author="nakamura naomi" w:date="2023-06-27T12:14:00Z"/>
        </w:rPr>
      </w:pPr>
      <w:r>
        <w:t>6okken</w:t>
      </w:r>
      <w:r>
        <w:rPr>
          <w:rFonts w:hint="eastAsia"/>
        </w:rPr>
        <w:t>は</w:t>
      </w:r>
      <w:r w:rsidR="001136DE">
        <w:rPr>
          <w:rFonts w:hint="eastAsia"/>
        </w:rPr>
        <w:t>アートシーンの結集地</w:t>
      </w:r>
      <w:r w:rsidR="00715FDE">
        <w:rPr>
          <w:rFonts w:hint="eastAsia"/>
        </w:rPr>
        <w:t>たる東京</w:t>
      </w:r>
      <w:r w:rsidR="001136DE">
        <w:rPr>
          <w:rFonts w:hint="eastAsia"/>
        </w:rPr>
        <w:t>から車で約2時間半</w:t>
      </w:r>
      <w:r>
        <w:rPr>
          <w:rFonts w:hint="eastAsia"/>
        </w:rPr>
        <w:t>。</w:t>
      </w:r>
      <w:r w:rsidR="00DC571E">
        <w:rPr>
          <w:rFonts w:hint="eastAsia"/>
        </w:rPr>
        <w:t>そ</w:t>
      </w:r>
      <w:r w:rsidR="00DC28D8">
        <w:rPr>
          <w:rFonts w:hint="eastAsia"/>
        </w:rPr>
        <w:t>れは</w:t>
      </w:r>
      <w:r w:rsidR="00E8187F">
        <w:rPr>
          <w:rFonts w:hint="eastAsia"/>
        </w:rPr>
        <w:t>小旅行の目的地としても、生活と表現のための休息地としても</w:t>
      </w:r>
      <w:r w:rsidR="00715FDE">
        <w:rPr>
          <w:rFonts w:hint="eastAsia"/>
        </w:rPr>
        <w:t>、はたまた</w:t>
      </w:r>
      <w:r w:rsidR="00DC571E">
        <w:rPr>
          <w:rFonts w:hint="eastAsia"/>
        </w:rPr>
        <w:t>新たな</w:t>
      </w:r>
      <w:r w:rsidR="00715FDE">
        <w:rPr>
          <w:rFonts w:hint="eastAsia"/>
        </w:rPr>
        <w:t>アイデア</w:t>
      </w:r>
      <w:r w:rsidR="00DC571E">
        <w:rPr>
          <w:rFonts w:hint="eastAsia"/>
        </w:rPr>
        <w:t>を誘発する実験地としても</w:t>
      </w:r>
      <w:r w:rsidR="003E3BAE">
        <w:rPr>
          <w:rFonts w:hint="eastAsia"/>
        </w:rPr>
        <w:t>機能している。</w:t>
      </w:r>
      <w:r w:rsidR="000B66F7">
        <w:rPr>
          <w:rFonts w:hint="eastAsia"/>
        </w:rPr>
        <w:t>しかし、その運営の裏側では</w:t>
      </w:r>
      <w:r w:rsidR="000D7A9C">
        <w:rPr>
          <w:rFonts w:hint="eastAsia"/>
        </w:rPr>
        <w:t>さまざまな葛藤や問題が</w:t>
      </w:r>
      <w:r w:rsidR="005B6E49">
        <w:rPr>
          <w:rFonts w:hint="eastAsia"/>
        </w:rPr>
        <w:t>渦巻いている</w:t>
      </w:r>
      <w:r w:rsidR="00DC28D8">
        <w:rPr>
          <w:rFonts w:hint="eastAsia"/>
        </w:rPr>
        <w:t>のである</w:t>
      </w:r>
      <w:r w:rsidR="000D7A9C">
        <w:rPr>
          <w:rFonts w:hint="eastAsia"/>
        </w:rPr>
        <w:t>。</w:t>
      </w:r>
    </w:p>
    <w:p w14:paraId="06ED8065" w14:textId="77777777" w:rsidR="0082752B" w:rsidRDefault="0082752B">
      <w:pPr>
        <w:rPr>
          <w:ins w:id="151" w:author="nakamura naomi" w:date="2023-06-27T12:14:00Z"/>
        </w:rPr>
      </w:pPr>
    </w:p>
    <w:p w14:paraId="104F75F6" w14:textId="7ED6865C" w:rsidR="003E3BAE" w:rsidRDefault="005B6E49">
      <w:pPr>
        <w:rPr>
          <w:ins w:id="152" w:author="nakamura naomi" w:date="2023-06-27T12:11:00Z"/>
        </w:rPr>
      </w:pPr>
      <w:r>
        <w:rPr>
          <w:rFonts w:hint="eastAsia"/>
        </w:rPr>
        <w:t>今月15日、</w:t>
      </w:r>
      <w:bookmarkStart w:id="153" w:name="_Hlk138760343"/>
      <w:r>
        <w:t>6okken</w:t>
      </w:r>
      <w:r w:rsidR="003E3BAE">
        <w:rPr>
          <w:rFonts w:hint="eastAsia"/>
        </w:rPr>
        <w:t>運営メンバーの</w:t>
      </w:r>
      <w:r w:rsidR="00007248">
        <w:rPr>
          <w:rFonts w:hint="eastAsia"/>
        </w:rPr>
        <w:t>定例ミーティング</w:t>
      </w:r>
      <w:bookmarkEnd w:id="153"/>
      <w:r w:rsidR="00007248">
        <w:rPr>
          <w:rFonts w:hint="eastAsia"/>
        </w:rPr>
        <w:t>が渋谷で開かれた。</w:t>
      </w:r>
      <w:r>
        <w:rPr>
          <w:rFonts w:hint="eastAsia"/>
        </w:rPr>
        <w:t>そこで</w:t>
      </w:r>
      <w:r w:rsidR="00D05301">
        <w:rPr>
          <w:rFonts w:hint="eastAsia"/>
        </w:rPr>
        <w:t>感じたことを手がかりに、変化し続けるリズムと</w:t>
      </w:r>
      <w:r w:rsidR="00673508">
        <w:rPr>
          <w:rFonts w:hint="eastAsia"/>
        </w:rPr>
        <w:t>数多ある制約のなかで</w:t>
      </w:r>
      <w:r w:rsidR="004215D2">
        <w:rPr>
          <w:rFonts w:hint="eastAsia"/>
        </w:rPr>
        <w:t>、</w:t>
      </w:r>
      <w:r w:rsidR="00673508">
        <w:rPr>
          <w:rFonts w:hint="eastAsia"/>
        </w:rPr>
        <w:t>ともに</w:t>
      </w:r>
      <w:r w:rsidR="004215D2">
        <w:rPr>
          <w:rFonts w:hint="eastAsia"/>
        </w:rPr>
        <w:t>前を</w:t>
      </w:r>
      <w:r w:rsidR="00673508">
        <w:rPr>
          <w:rFonts w:hint="eastAsia"/>
        </w:rPr>
        <w:t>向き続ける</w:t>
      </w:r>
      <w:r w:rsidR="004215D2">
        <w:rPr>
          <w:rFonts w:hint="eastAsia"/>
        </w:rPr>
        <w:t>メンバーたちの</w:t>
      </w:r>
      <w:r w:rsidR="00673508">
        <w:rPr>
          <w:rFonts w:hint="eastAsia"/>
        </w:rPr>
        <w:t>覚悟の断片を辿ってみよう。</w:t>
      </w:r>
    </w:p>
    <w:p w14:paraId="18462392" w14:textId="77777777" w:rsidR="0082752B" w:rsidRDefault="0082752B">
      <w:pPr>
        <w:rPr>
          <w:ins w:id="154" w:author="nakamura naomi" w:date="2023-06-27T12:11:00Z"/>
        </w:rPr>
      </w:pPr>
    </w:p>
    <w:p w14:paraId="26EA8A46" w14:textId="575DEB0C" w:rsidR="0082752B" w:rsidRDefault="0082752B">
      <w:pPr>
        <w:rPr>
          <w:ins w:id="155" w:author="nakamura naomi" w:date="2023-06-27T12:11:00Z"/>
        </w:rPr>
      </w:pPr>
      <w:ins w:id="156" w:author="nakamura naomi" w:date="2023-06-27T12:11:00Z">
        <w:r>
          <w:rPr>
            <w:noProof/>
          </w:rPr>
          <w:lastRenderedPageBreak/>
          <w:drawing>
            <wp:inline distT="0" distB="0" distL="0" distR="0" wp14:anchorId="490F13CF" wp14:editId="5AA8AC33">
              <wp:extent cx="3002280" cy="2251710"/>
              <wp:effectExtent l="0" t="0" r="7620" b="0"/>
              <wp:docPr id="1011056747" name="図 1" descr="テーブルで食事をしている人達&#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56747" name="図 1" descr="テーブルで食事をしている人達&#10;&#10;低い精度で自動的に生成された説明"/>
                      <pic:cNvPicPr/>
                    </pic:nvPicPr>
                    <pic:blipFill>
                      <a:blip r:embed="rId17"/>
                      <a:stretch>
                        <a:fillRect/>
                      </a:stretch>
                    </pic:blipFill>
                    <pic:spPr>
                      <a:xfrm>
                        <a:off x="0" y="0"/>
                        <a:ext cx="3002280" cy="2251710"/>
                      </a:xfrm>
                      <a:prstGeom prst="rect">
                        <a:avLst/>
                      </a:prstGeom>
                    </pic:spPr>
                  </pic:pic>
                </a:graphicData>
              </a:graphic>
            </wp:inline>
          </w:drawing>
        </w:r>
      </w:ins>
    </w:p>
    <w:p w14:paraId="1A38D3AD" w14:textId="004E819A" w:rsidR="0082752B" w:rsidRDefault="0082752B">
      <w:pPr>
        <w:rPr>
          <w:ins w:id="157" w:author="nakamura naomi" w:date="2023-06-27T12:11:00Z"/>
        </w:rPr>
      </w:pPr>
      <w:ins w:id="158" w:author="nakamura naomi" w:date="2023-06-27T12:11:00Z">
        <w:r>
          <w:rPr>
            <w:rFonts w:hint="eastAsia"/>
          </w:rPr>
          <w:t xml:space="preserve">キャプション案：　</w:t>
        </w:r>
      </w:ins>
      <w:ins w:id="159" w:author="nakamura naomi" w:date="2023-06-27T12:12:00Z">
        <w:r w:rsidRPr="0082752B">
          <w:t>6okken運営メンバーの定例ミーティング</w:t>
        </w:r>
      </w:ins>
    </w:p>
    <w:p w14:paraId="40808615" w14:textId="77777777" w:rsidR="0082752B" w:rsidRDefault="0082752B"/>
    <w:p w14:paraId="1883C642" w14:textId="77777777" w:rsidR="001B6E16" w:rsidRPr="005B6E49" w:rsidRDefault="001B6E16"/>
    <w:p w14:paraId="4A36546B" w14:textId="2D222EFA" w:rsidR="00916495" w:rsidRDefault="00EF2554">
      <w:r>
        <w:rPr>
          <w:rFonts w:hint="eastAsia"/>
        </w:rPr>
        <w:t>——止血する</w:t>
      </w:r>
    </w:p>
    <w:p w14:paraId="38D9C940" w14:textId="77777777" w:rsidR="00007248" w:rsidRDefault="00007248"/>
    <w:p w14:paraId="286DCB66" w14:textId="75322151" w:rsidR="009F410F" w:rsidRDefault="00BB181D">
      <w:r>
        <w:rPr>
          <w:rFonts w:hint="eastAsia"/>
        </w:rPr>
        <w:t>ここ数ヶ月、6okkenの議題にたびたび「止血する」という単語が登場する。</w:t>
      </w:r>
      <w:r w:rsidR="003B2DA7">
        <w:rPr>
          <w:rFonts w:hint="eastAsia"/>
        </w:rPr>
        <w:t>そう、</w:t>
      </w:r>
      <w:r w:rsidR="003E2BDF">
        <w:t>6okken</w:t>
      </w:r>
      <w:r w:rsidR="003E2BDF">
        <w:rPr>
          <w:rFonts w:hint="eastAsia"/>
        </w:rPr>
        <w:t>の居住地</w:t>
      </w:r>
      <w:r w:rsidR="00E77BB8">
        <w:rPr>
          <w:rFonts w:hint="eastAsia"/>
        </w:rPr>
        <w:t>である施設</w:t>
      </w:r>
      <w:r w:rsidR="00953106">
        <w:rPr>
          <w:rFonts w:hint="eastAsia"/>
        </w:rPr>
        <w:t>のランニングコストが膨大なのだ。</w:t>
      </w:r>
      <w:r w:rsidR="0008242E">
        <w:rPr>
          <w:rFonts w:hint="eastAsia"/>
        </w:rPr>
        <w:t>税金や光熱水道費といった</w:t>
      </w:r>
      <w:r w:rsidR="003B2DA7">
        <w:rPr>
          <w:rFonts w:hint="eastAsia"/>
        </w:rPr>
        <w:t>固定費だけでなく、</w:t>
      </w:r>
      <w:r w:rsidR="0008242E">
        <w:rPr>
          <w:rFonts w:hint="eastAsia"/>
        </w:rPr>
        <w:t>たびたび開催されているワークショップやイベントにかかる費用も含めて、運営メンバーの負担が大きくなって</w:t>
      </w:r>
      <w:commentRangeStart w:id="160"/>
      <w:commentRangeStart w:id="161"/>
      <w:r w:rsidR="0008242E">
        <w:rPr>
          <w:rFonts w:hint="eastAsia"/>
        </w:rPr>
        <w:t>きて</w:t>
      </w:r>
      <w:commentRangeEnd w:id="160"/>
      <w:r w:rsidR="00F92371">
        <w:rPr>
          <w:rStyle w:val="a7"/>
        </w:rPr>
        <w:commentReference w:id="160"/>
      </w:r>
      <w:commentRangeEnd w:id="161"/>
      <w:r w:rsidR="00AE07BC">
        <w:rPr>
          <w:rStyle w:val="a7"/>
        </w:rPr>
        <w:commentReference w:id="161"/>
      </w:r>
      <w:r w:rsidR="0008242E">
        <w:rPr>
          <w:rFonts w:hint="eastAsia"/>
        </w:rPr>
        <w:t>いる。</w:t>
      </w:r>
      <w:ins w:id="162" w:author="小川 楽生" w:date="2023-07-04T18:50:00Z">
        <w:r w:rsidR="00953445">
          <w:rPr>
            <w:rFonts w:hint="eastAsia"/>
          </w:rPr>
          <w:t>ただ暮らすだけでなく、生活を通して</w:t>
        </w:r>
      </w:ins>
      <w:ins w:id="163" w:author="小川 楽生" w:date="2023-07-04T18:51:00Z">
        <w:r w:rsidR="00AE07BC">
          <w:rPr>
            <w:rFonts w:hint="eastAsia"/>
          </w:rPr>
          <w:t>相互作用</w:t>
        </w:r>
      </w:ins>
      <w:ins w:id="164" w:author="小川 楽生" w:date="2023-07-04T18:50:00Z">
        <w:r w:rsidR="00953445">
          <w:rPr>
            <w:rFonts w:hint="eastAsia"/>
          </w:rPr>
          <w:t>的に概念を</w:t>
        </w:r>
      </w:ins>
      <w:ins w:id="165" w:author="小川 楽生" w:date="2023-07-04T18:51:00Z">
        <w:r w:rsidR="00953445">
          <w:rPr>
            <w:rFonts w:hint="eastAsia"/>
          </w:rPr>
          <w:t>創造し</w:t>
        </w:r>
      </w:ins>
      <w:ins w:id="166" w:author="小川 楽生" w:date="2023-07-04T18:56:00Z">
        <w:r w:rsidR="00F81D16">
          <w:rPr>
            <w:rFonts w:hint="eastAsia"/>
          </w:rPr>
          <w:t>たり</w:t>
        </w:r>
      </w:ins>
      <w:ins w:id="167" w:author="小川 楽生" w:date="2023-07-04T18:51:00Z">
        <w:r w:rsidR="00AE07BC">
          <w:rPr>
            <w:rFonts w:hint="eastAsia"/>
          </w:rPr>
          <w:t>、</w:t>
        </w:r>
      </w:ins>
      <w:ins w:id="168" w:author="小川 楽生" w:date="2023-07-04T18:56:00Z">
        <w:r w:rsidR="00F81D16">
          <w:rPr>
            <w:rFonts w:hint="eastAsia"/>
          </w:rPr>
          <w:t>イベントを設計しながら</w:t>
        </w:r>
      </w:ins>
      <w:ins w:id="169" w:author="小川 楽生" w:date="2023-07-04T18:51:00Z">
        <w:r w:rsidR="00AE07BC">
          <w:rPr>
            <w:rFonts w:hint="eastAsia"/>
          </w:rPr>
          <w:t>芸術的な営みを続け</w:t>
        </w:r>
        <w:r w:rsidR="00953445">
          <w:rPr>
            <w:rFonts w:hint="eastAsia"/>
          </w:rPr>
          <w:t>ていく試みは</w:t>
        </w:r>
      </w:ins>
      <w:ins w:id="170" w:author="小川 楽生" w:date="2023-07-04T18:52:00Z">
        <w:r w:rsidR="00AE07BC">
          <w:rPr>
            <w:rFonts w:hint="eastAsia"/>
          </w:rPr>
          <w:t>そう容易くない</w:t>
        </w:r>
      </w:ins>
      <w:ins w:id="171" w:author="小川 楽生" w:date="2023-07-04T18:51:00Z">
        <w:r w:rsidR="00AE07BC">
          <w:rPr>
            <w:rFonts w:hint="eastAsia"/>
          </w:rPr>
          <w:t>。</w:t>
        </w:r>
      </w:ins>
      <w:r w:rsidR="004215D2">
        <w:rPr>
          <w:rFonts w:hint="eastAsia"/>
        </w:rPr>
        <w:t>加えて、</w:t>
      </w:r>
      <w:r w:rsidR="00036DAE">
        <w:rPr>
          <w:rFonts w:hint="eastAsia"/>
        </w:rPr>
        <w:t>運営メンバーは誰ひとりとして組織</w:t>
      </w:r>
      <w:r w:rsidR="005876E2">
        <w:rPr>
          <w:rFonts w:hint="eastAsia"/>
        </w:rPr>
        <w:t>経営のプロフェッショナルではない</w:t>
      </w:r>
      <w:ins w:id="172" w:author="小川 楽生" w:date="2023-07-04T18:52:00Z">
        <w:r w:rsidR="00AE07BC">
          <w:rPr>
            <w:rFonts w:hint="eastAsia"/>
          </w:rPr>
          <w:t>のだ</w:t>
        </w:r>
      </w:ins>
      <w:r w:rsidR="005876E2">
        <w:rPr>
          <w:rFonts w:hint="eastAsia"/>
        </w:rPr>
        <w:t>。</w:t>
      </w:r>
      <w:r w:rsidR="00E77BB8" w:rsidRPr="00E77BB8">
        <w:rPr>
          <w:rFonts w:hint="eastAsia"/>
        </w:rPr>
        <w:t>アーティスト、キュレーター、編集者、インストーラー、研究者</w:t>
      </w:r>
      <w:r w:rsidR="005876E2">
        <w:rPr>
          <w:rFonts w:hint="eastAsia"/>
        </w:rPr>
        <w:t>、</w:t>
      </w:r>
      <w:r w:rsidR="009F410F">
        <w:rPr>
          <w:rFonts w:hint="eastAsia"/>
        </w:rPr>
        <w:t>といったアートに関わる生活者がそれぞれに覚悟を</w:t>
      </w:r>
      <w:r w:rsidR="00D16631">
        <w:rPr>
          <w:rFonts w:hint="eastAsia"/>
        </w:rPr>
        <w:t>ゆる</w:t>
      </w:r>
      <w:r w:rsidR="009F410F">
        <w:rPr>
          <w:rFonts w:hint="eastAsia"/>
        </w:rPr>
        <w:t>やかに共有して、つながりあって、なんとか</w:t>
      </w:r>
      <w:r w:rsidR="009F410F">
        <w:t>6okken</w:t>
      </w:r>
      <w:r w:rsidR="009F410F">
        <w:rPr>
          <w:rFonts w:hint="eastAsia"/>
        </w:rPr>
        <w:t>という紐帯を繋ぎ止めている</w:t>
      </w:r>
      <w:del w:id="173" w:author="小川 楽生" w:date="2023-07-04T18:52:00Z">
        <w:r w:rsidR="009F410F" w:rsidDel="00AE07BC">
          <w:rPr>
            <w:rFonts w:hint="eastAsia"/>
          </w:rPr>
          <w:delText>のである</w:delText>
        </w:r>
      </w:del>
      <w:r w:rsidR="009F410F">
        <w:rPr>
          <w:rFonts w:hint="eastAsia"/>
        </w:rPr>
        <w:t>。</w:t>
      </w:r>
    </w:p>
    <w:p w14:paraId="3D1D0D02" w14:textId="77777777" w:rsidR="0082752B" w:rsidRDefault="0082752B">
      <w:pPr>
        <w:rPr>
          <w:ins w:id="174" w:author="nakamura naomi" w:date="2023-06-27T12:12:00Z"/>
        </w:rPr>
      </w:pPr>
    </w:p>
    <w:p w14:paraId="5AD0E925" w14:textId="001B0342" w:rsidR="0082752B" w:rsidRDefault="0082752B">
      <w:ins w:id="175" w:author="nakamura naomi" w:date="2023-06-27T12:12:00Z">
        <w:del w:id="176" w:author="小川 楽生" w:date="2023-07-04T18:11:00Z">
          <w:r w:rsidDel="00E4208A">
            <w:rPr>
              <w:noProof/>
            </w:rPr>
            <w:drawing>
              <wp:inline distT="0" distB="0" distL="0" distR="0" wp14:anchorId="0E966E72" wp14:editId="2758BC51">
                <wp:extent cx="312420" cy="2083639"/>
                <wp:effectExtent l="0" t="0" r="0" b="0"/>
                <wp:docPr id="673840295" name="図 4" descr="カレンダー&#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40295" name="図 4" descr="カレンダー&#10;&#10;自動的に生成された説明"/>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flipH="1">
                          <a:off x="0" y="0"/>
                          <a:ext cx="324156" cy="2161909"/>
                        </a:xfrm>
                        <a:prstGeom prst="rect">
                          <a:avLst/>
                        </a:prstGeom>
                        <a:noFill/>
                        <a:ln>
                          <a:noFill/>
                        </a:ln>
                      </pic:spPr>
                    </pic:pic>
                  </a:graphicData>
                </a:graphic>
              </wp:inline>
            </w:drawing>
          </w:r>
        </w:del>
      </w:ins>
    </w:p>
    <w:p w14:paraId="2DD76D3E" w14:textId="160DB661" w:rsidR="007533E2" w:rsidRDefault="007533E2">
      <w:commentRangeStart w:id="177"/>
      <w:commentRangeStart w:id="178"/>
      <w:r>
        <w:rPr>
          <w:rFonts w:hint="eastAsia"/>
        </w:rPr>
        <w:t>（メンバー紹介図：2023年4月時点）</w:t>
      </w:r>
      <w:commentRangeEnd w:id="177"/>
      <w:r w:rsidR="00F92371">
        <w:rPr>
          <w:rStyle w:val="a7"/>
        </w:rPr>
        <w:commentReference w:id="177"/>
      </w:r>
      <w:commentRangeEnd w:id="178"/>
      <w:r w:rsidR="00480CB7">
        <w:rPr>
          <w:rStyle w:val="a7"/>
        </w:rPr>
        <w:commentReference w:id="178"/>
      </w:r>
    </w:p>
    <w:p w14:paraId="3F448E8B" w14:textId="77777777" w:rsidR="007533E2" w:rsidRDefault="007533E2"/>
    <w:p w14:paraId="32FB7B98" w14:textId="2B0A83D2" w:rsidR="007533E2" w:rsidRDefault="00D16631">
      <w:r>
        <w:rPr>
          <w:rFonts w:hint="eastAsia"/>
        </w:rPr>
        <w:t>しかし、この「覚悟をゆるやかに共有」しているからこその問題も大きい。メンバーそれぞれが既に抱えている仕事やプロジェクト、興味関心を尊重しながら、河口湖の不動産物件としての</w:t>
      </w:r>
      <w:r>
        <w:t>6okken</w:t>
      </w:r>
      <w:r>
        <w:rPr>
          <w:rFonts w:hint="eastAsia"/>
        </w:rPr>
        <w:t>を運営していく</w:t>
      </w:r>
      <w:r w:rsidR="00B4784A">
        <w:rPr>
          <w:rFonts w:hint="eastAsia"/>
        </w:rPr>
        <w:t>のはとても難しい。毎週の定例ミーティングも、メンバーそれぞれの業務内容</w:t>
      </w:r>
      <w:r w:rsidR="00DC2910">
        <w:rPr>
          <w:rFonts w:hint="eastAsia"/>
        </w:rPr>
        <w:t>に合わせて</w:t>
      </w:r>
      <w:del w:id="179" w:author="田尾 圭一郎" w:date="2023-07-01T16:51:00Z">
        <w:r w:rsidR="00DC2910" w:rsidDel="00F92371">
          <w:rPr>
            <w:rFonts w:hint="eastAsia"/>
          </w:rPr>
          <w:delText>、</w:delText>
        </w:r>
      </w:del>
      <w:r w:rsidR="00DC2910">
        <w:rPr>
          <w:rFonts w:hint="eastAsia"/>
        </w:rPr>
        <w:t>柔軟に設定されているが、</w:t>
      </w:r>
      <w:commentRangeStart w:id="180"/>
      <w:r w:rsidR="00DC2910">
        <w:rPr>
          <w:rFonts w:hint="eastAsia"/>
        </w:rPr>
        <w:t>それだけでメンバーそれぞれの覚悟を繋ぎ止めるのは困難なのだ。</w:t>
      </w:r>
      <w:commentRangeEnd w:id="180"/>
      <w:r w:rsidR="00F92371">
        <w:rPr>
          <w:rStyle w:val="a7"/>
        </w:rPr>
        <w:commentReference w:id="180"/>
      </w:r>
      <w:r w:rsidR="00DC2910">
        <w:rPr>
          <w:rFonts w:hint="eastAsia"/>
        </w:rPr>
        <w:t>変動の激しいアート業界において、</w:t>
      </w:r>
      <w:r w:rsidR="00C028E1">
        <w:rPr>
          <w:rFonts w:hint="eastAsia"/>
        </w:rPr>
        <w:t>ひとつの場所を守り抜くということがいかに難しいことかと、何度も思い知らされる。</w:t>
      </w:r>
    </w:p>
    <w:p w14:paraId="1B55CEB0" w14:textId="77777777" w:rsidR="00007248" w:rsidRDefault="00007248"/>
    <w:p w14:paraId="49AEB57C" w14:textId="3B8B3A7B" w:rsidR="00007248" w:rsidRDefault="005F7D10">
      <w:r>
        <w:rPr>
          <w:rFonts w:hint="eastAsia"/>
        </w:rPr>
        <w:lastRenderedPageBreak/>
        <w:t>こうした</w:t>
      </w:r>
      <w:r w:rsidR="00AC0087">
        <w:rPr>
          <w:rFonts w:hint="eastAsia"/>
        </w:rPr>
        <w:t>6okkenの議題やそれぞれのプロジェクト</w:t>
      </w:r>
      <w:r w:rsidR="00F7329A">
        <w:rPr>
          <w:rFonts w:hint="eastAsia"/>
        </w:rPr>
        <w:t>の記録</w:t>
      </w:r>
      <w:r w:rsidR="00AC0087">
        <w:rPr>
          <w:rFonts w:hint="eastAsia"/>
        </w:rPr>
        <w:t>は、</w:t>
      </w:r>
      <w:r w:rsidR="00904A73">
        <w:rPr>
          <w:rFonts w:hint="eastAsia"/>
        </w:rPr>
        <w:t>基本的に</w:t>
      </w:r>
      <w:ins w:id="181" w:author="田尾 圭一郎" w:date="2023-07-01T16:53:00Z">
        <w:r w:rsidR="00F92371">
          <w:rPr>
            <w:rFonts w:hint="eastAsia"/>
          </w:rPr>
          <w:t>「</w:t>
        </w:r>
      </w:ins>
      <w:del w:id="182" w:author="nakamura naomi" w:date="2023-06-26T22:43:00Z">
        <w:r w:rsidR="00904A73" w:rsidDel="00172469">
          <w:rPr>
            <w:rFonts w:hint="eastAsia"/>
          </w:rPr>
          <w:delText>n</w:delText>
        </w:r>
      </w:del>
      <w:ins w:id="183" w:author="nakamura naomi" w:date="2023-06-26T22:43:00Z">
        <w:r w:rsidR="00172469">
          <w:rPr>
            <w:rFonts w:hint="eastAsia"/>
          </w:rPr>
          <w:t>N</w:t>
        </w:r>
      </w:ins>
      <w:r w:rsidR="00904A73">
        <w:t>otion</w:t>
      </w:r>
      <w:ins w:id="184" w:author="田尾 圭一郎" w:date="2023-07-01T16:53:00Z">
        <w:r w:rsidR="00F92371">
          <w:rPr>
            <w:rFonts w:hint="eastAsia"/>
          </w:rPr>
          <w:t>」</w:t>
        </w:r>
      </w:ins>
      <w:r w:rsidR="00904A73">
        <w:rPr>
          <w:rFonts w:hint="eastAsia"/>
        </w:rPr>
        <w:t>と呼ばれる</w:t>
      </w:r>
      <w:r w:rsidR="00F7329A">
        <w:rPr>
          <w:rFonts w:hint="eastAsia"/>
        </w:rPr>
        <w:t>メモアプリ</w:t>
      </w:r>
      <w:r w:rsidR="00904A73">
        <w:rPr>
          <w:rFonts w:hint="eastAsia"/>
        </w:rPr>
        <w:t>で</w:t>
      </w:r>
      <w:r w:rsidR="00F7329A">
        <w:rPr>
          <w:rFonts w:hint="eastAsia"/>
        </w:rPr>
        <w:t>一元化され、そこに綴られている。ミーティングに参加できなかったメンバーも、この</w:t>
      </w:r>
      <w:del w:id="185" w:author="nakamura naomi" w:date="2023-06-26T22:45:00Z">
        <w:r w:rsidR="00F7329A" w:rsidDel="00172469">
          <w:rPr>
            <w:rFonts w:hint="eastAsia"/>
          </w:rPr>
          <w:delText>n</w:delText>
        </w:r>
      </w:del>
      <w:ins w:id="186" w:author="nakamura naomi" w:date="2023-06-26T22:45:00Z">
        <w:r w:rsidR="00172469">
          <w:rPr>
            <w:rFonts w:hint="eastAsia"/>
          </w:rPr>
          <w:t>N</w:t>
        </w:r>
      </w:ins>
      <w:r w:rsidR="00F7329A">
        <w:t>otion</w:t>
      </w:r>
      <w:r w:rsidR="00F7329A">
        <w:rPr>
          <w:rFonts w:hint="eastAsia"/>
        </w:rPr>
        <w:t>上に残された葛藤や課題や審議事項を読むことで、</w:t>
      </w:r>
      <w:ins w:id="187" w:author="小川 楽生" w:date="2023-07-04T17:48:00Z">
        <w:r w:rsidR="00190E51">
          <w:rPr>
            <w:rFonts w:hint="eastAsia"/>
          </w:rPr>
          <w:t>議論の</w:t>
        </w:r>
      </w:ins>
      <w:commentRangeStart w:id="188"/>
      <w:del w:id="189" w:author="小川 楽生" w:date="2023-07-04T17:48:00Z">
        <w:r w:rsidR="00CC6813" w:rsidDel="00190E51">
          <w:rPr>
            <w:rFonts w:hint="eastAsia"/>
          </w:rPr>
          <w:delText>組織</w:delText>
        </w:r>
        <w:commentRangeEnd w:id="188"/>
        <w:r w:rsidR="00F92371" w:rsidDel="00190E51">
          <w:rPr>
            <w:rStyle w:val="a7"/>
          </w:rPr>
          <w:commentReference w:id="188"/>
        </w:r>
        <w:r w:rsidR="00CC6813" w:rsidDel="00190E51">
          <w:rPr>
            <w:rFonts w:hint="eastAsia"/>
          </w:rPr>
          <w:delText>の</w:delText>
        </w:r>
      </w:del>
      <w:r w:rsidR="00CC6813">
        <w:rPr>
          <w:rFonts w:hint="eastAsia"/>
        </w:rPr>
        <w:t>流れに乗ることができる。</w:t>
      </w:r>
      <w:r w:rsidR="00F32F60">
        <w:rPr>
          <w:rFonts w:hint="eastAsia"/>
        </w:rPr>
        <w:t>例えば毎週のミーティングで実践されている「チェックイン</w:t>
      </w:r>
      <w:r w:rsidR="00E77BB8">
        <w:rPr>
          <w:rStyle w:val="a5"/>
        </w:rPr>
        <w:footnoteReference w:id="8"/>
      </w:r>
      <w:r w:rsidR="00F32F60">
        <w:rPr>
          <w:rFonts w:hint="eastAsia"/>
        </w:rPr>
        <w:t>」の記録ひとつを</w:t>
      </w:r>
      <w:ins w:id="190" w:author="田尾 圭一郎" w:date="2023-07-01T16:54:00Z">
        <w:r w:rsidR="00F92371">
          <w:rPr>
            <w:rFonts w:hint="eastAsia"/>
          </w:rPr>
          <w:t>と</w:t>
        </w:r>
      </w:ins>
      <w:del w:id="191" w:author="田尾 圭一郎" w:date="2023-07-01T16:54:00Z">
        <w:r w:rsidR="00F32F60" w:rsidDel="00F92371">
          <w:rPr>
            <w:rFonts w:hint="eastAsia"/>
          </w:rPr>
          <w:delText>取</w:delText>
        </w:r>
      </w:del>
      <w:r w:rsidR="00F32F60">
        <w:rPr>
          <w:rFonts w:hint="eastAsia"/>
        </w:rPr>
        <w:t>ってもそうだ。</w:t>
      </w:r>
      <w:r w:rsidR="00CC6813">
        <w:rPr>
          <w:rFonts w:hint="eastAsia"/>
        </w:rPr>
        <w:t>そこで時空間と切り離された</w:t>
      </w:r>
      <w:del w:id="192" w:author="田尾 圭一郎" w:date="2023-07-01T16:55:00Z">
        <w:r w:rsidR="00CC6813" w:rsidDel="00F92371">
          <w:rPr>
            <w:rFonts w:hint="eastAsia"/>
          </w:rPr>
          <w:delText>、</w:delText>
        </w:r>
      </w:del>
      <w:r w:rsidR="00CC6813">
        <w:rPr>
          <w:rFonts w:hint="eastAsia"/>
        </w:rPr>
        <w:t>記録としてのテクスト群が、メンバーたちを繋ぎ止めている。</w:t>
      </w:r>
      <w:commentRangeStart w:id="193"/>
      <w:ins w:id="194" w:author="田尾 圭一郎" w:date="2023-07-01T16:55:00Z">
        <w:r w:rsidR="00F92371" w:rsidRPr="00190E51">
          <w:rPr>
            <w:rFonts w:hint="eastAsia"/>
            <w:strike/>
            <w:rPrChange w:id="195" w:author="小川 楽生" w:date="2023-07-04T17:49:00Z">
              <w:rPr>
                <w:rFonts w:hint="eastAsia"/>
              </w:rPr>
            </w:rPrChange>
          </w:rPr>
          <w:t>例示してみよう。</w:t>
        </w:r>
      </w:ins>
      <w:commentRangeEnd w:id="193"/>
      <w:ins w:id="196" w:author="田尾 圭一郎" w:date="2023-07-01T16:56:00Z">
        <w:r w:rsidR="00F92371" w:rsidRPr="00190E51">
          <w:rPr>
            <w:rStyle w:val="a7"/>
            <w:strike/>
            <w:rPrChange w:id="197" w:author="小川 楽生" w:date="2023-07-04T17:49:00Z">
              <w:rPr>
                <w:rStyle w:val="a7"/>
              </w:rPr>
            </w:rPrChange>
          </w:rPr>
          <w:commentReference w:id="193"/>
        </w:r>
      </w:ins>
      <w:ins w:id="198" w:author="小川 楽生" w:date="2023-07-04T17:48:00Z">
        <w:r w:rsidR="00190E51">
          <w:rPr>
            <w:rFonts w:hint="eastAsia"/>
          </w:rPr>
          <w:t>たとえば、こんな</w:t>
        </w:r>
      </w:ins>
      <w:ins w:id="199" w:author="小川 楽生" w:date="2023-07-04T17:49:00Z">
        <w:r w:rsidR="00190E51">
          <w:rPr>
            <w:rFonts w:hint="eastAsia"/>
          </w:rPr>
          <w:t>テクスト群だ。</w:t>
        </w:r>
      </w:ins>
    </w:p>
    <w:p w14:paraId="5D15396E" w14:textId="77777777" w:rsidR="00D0209E" w:rsidRDefault="00D0209E"/>
    <w:p w14:paraId="62196C8E" w14:textId="6DA3496C" w:rsidR="00D0209E" w:rsidRPr="00D0209E" w:rsidRDefault="00D0209E" w:rsidP="00BF7CDC">
      <w:pPr>
        <w:ind w:leftChars="200" w:left="420"/>
      </w:pPr>
      <w:r w:rsidRPr="00D0209E">
        <w:rPr>
          <w:rFonts w:hint="eastAsia"/>
        </w:rPr>
        <w:t>サラ：</w:t>
      </w:r>
      <w:r w:rsidRPr="00D0209E">
        <w:t>ジェラートを作っている。色んな植物の組み合わせ試している。下北の飲食店の立ち上げもやっている。</w:t>
      </w:r>
    </w:p>
    <w:p w14:paraId="355F6AEA" w14:textId="5F1B6515" w:rsidR="00D0209E" w:rsidRPr="00D0209E" w:rsidRDefault="00D0209E" w:rsidP="00BF7CDC">
      <w:pPr>
        <w:ind w:leftChars="200" w:left="420"/>
      </w:pPr>
      <w:r w:rsidRPr="00D0209E">
        <w:rPr>
          <w:rFonts w:hint="eastAsia"/>
        </w:rPr>
        <w:t>ムーニー：</w:t>
      </w:r>
      <w:r w:rsidRPr="00D0209E">
        <w:t>米を研ごうとしてる・引っ越し先が決まって、DODIの家から5分。</w:t>
      </w:r>
    </w:p>
    <w:p w14:paraId="051C2DED" w14:textId="5E3D9D05" w:rsidR="00D0209E" w:rsidRPr="00D0209E" w:rsidRDefault="00D0209E" w:rsidP="00BF7CDC">
      <w:pPr>
        <w:ind w:leftChars="200" w:left="420"/>
      </w:pPr>
      <w:r w:rsidRPr="00D0209E">
        <w:t>りょう：ZECIN君の棟に6~7人来ている。今日3人と一緒にめっちゃ6okken掃除した。</w:t>
      </w:r>
    </w:p>
    <w:p w14:paraId="251A876F" w14:textId="77777777" w:rsidR="00D0209E" w:rsidRPr="00D0209E" w:rsidRDefault="00D0209E" w:rsidP="00BF7CDC">
      <w:pPr>
        <w:ind w:leftChars="200" w:left="420"/>
      </w:pPr>
      <w:r w:rsidRPr="00D0209E">
        <w:t>あかりん：アクセサリーのブランディング、ビジュアル作っててバタバタ</w:t>
      </w:r>
    </w:p>
    <w:p w14:paraId="05CA78DB" w14:textId="763F5AD6" w:rsidR="00D0209E" w:rsidRDefault="00D0209E" w:rsidP="00BF7CDC">
      <w:pPr>
        <w:ind w:leftChars="200" w:left="420"/>
      </w:pPr>
      <w:r w:rsidRPr="00D0209E">
        <w:t>ちひろ：10月に静岡のレジデンスにアーティストとしていきます。</w:t>
      </w:r>
      <w:r>
        <w:rPr>
          <w:rFonts w:hint="eastAsia"/>
        </w:rPr>
        <w:t>（</w:t>
      </w:r>
      <w:r w:rsidR="00BF7CDC">
        <w:t>6okken</w:t>
      </w:r>
      <w:r w:rsidR="00BF7CDC">
        <w:rPr>
          <w:rFonts w:hint="eastAsia"/>
        </w:rPr>
        <w:t>議事録、</w:t>
      </w:r>
      <w:r w:rsidR="00C942A2">
        <w:rPr>
          <w:rFonts w:hint="eastAsia"/>
        </w:rPr>
        <w:t>2023年</w:t>
      </w:r>
      <w:r w:rsidR="00BF7CDC">
        <w:rPr>
          <w:rFonts w:hint="eastAsia"/>
        </w:rPr>
        <w:t>6月7日付から抜粋、部分改変）</w:t>
      </w:r>
    </w:p>
    <w:p w14:paraId="1570C59A" w14:textId="77777777" w:rsidR="00C942A2" w:rsidRDefault="00C942A2" w:rsidP="00BF7CDC">
      <w:pPr>
        <w:ind w:leftChars="200" w:left="420"/>
      </w:pPr>
    </w:p>
    <w:p w14:paraId="5B9EAD82" w14:textId="15FBCE95" w:rsidR="00C942A2" w:rsidRDefault="00C942A2" w:rsidP="00C942A2">
      <w:pPr>
        <w:ind w:leftChars="200" w:left="420"/>
        <w:rPr>
          <w:ins w:id="200" w:author="小川 楽生" w:date="2023-07-04T18:24:00Z"/>
        </w:rPr>
      </w:pPr>
      <w:r w:rsidRPr="00C942A2">
        <w:t>ポジティブに、心の出張なのでこの時期離れますと事前に言えたらいいなと思った。そうすれば、進めてる人も気の使い方に困らずにすむというか。</w:t>
      </w:r>
      <w:r>
        <w:rPr>
          <w:rFonts w:hint="eastAsia"/>
        </w:rPr>
        <w:t>（</w:t>
      </w:r>
      <w:r>
        <w:t>6okken</w:t>
      </w:r>
      <w:r>
        <w:rPr>
          <w:rFonts w:hint="eastAsia"/>
        </w:rPr>
        <w:t>コミュニティ運営部議事録、2023年3月28日付から抜粋）</w:t>
      </w:r>
    </w:p>
    <w:p w14:paraId="7830D7C2" w14:textId="04D21F12" w:rsidR="00AB4B73" w:rsidRDefault="00AB4B73" w:rsidP="00C942A2">
      <w:pPr>
        <w:ind w:leftChars="200" w:left="420"/>
        <w:rPr>
          <w:ins w:id="201" w:author="小川 楽生" w:date="2023-07-04T18:24:00Z"/>
        </w:rPr>
      </w:pPr>
    </w:p>
    <w:p w14:paraId="0BFEB71B" w14:textId="77ACE3C8" w:rsidR="00AB4B73" w:rsidRPr="00AB4B73" w:rsidRDefault="00AB4B73" w:rsidP="00AB4B73">
      <w:pPr>
        <w:ind w:leftChars="200" w:left="420"/>
      </w:pPr>
      <w:ins w:id="202" w:author="小川 楽生" w:date="2023-07-04T18:24:00Z">
        <w:r>
          <w:rPr>
            <w:rFonts w:hint="eastAsia"/>
          </w:rPr>
          <w:t>やり：</w:t>
        </w:r>
        <w:r w:rsidRPr="00AB4B73">
          <w:t>洗濯機の数を減らしてでも乾燥機はあった方が良いと思う。(</w:t>
        </w:r>
        <w:r>
          <w:rPr>
            <w:rFonts w:hint="eastAsia"/>
          </w:rPr>
          <w:t>雑談タイム</w:t>
        </w:r>
      </w:ins>
      <w:ins w:id="203" w:author="小川 楽生" w:date="2023-07-04T18:25:00Z">
        <w:r>
          <w:rPr>
            <w:rFonts w:hint="eastAsia"/>
          </w:rPr>
          <w:t>議事録、2022年10月29日から抜粋)</w:t>
        </w:r>
      </w:ins>
    </w:p>
    <w:p w14:paraId="77F3DE8A" w14:textId="77777777" w:rsidR="00C942A2" w:rsidRDefault="00C942A2" w:rsidP="00721B2D"/>
    <w:p w14:paraId="06814D74" w14:textId="265E5907" w:rsidR="00673508" w:rsidRDefault="00721B2D">
      <w:r>
        <w:rPr>
          <w:rFonts w:hint="eastAsia"/>
        </w:rPr>
        <w:t>他にも、</w:t>
      </w:r>
      <w:r>
        <w:t>6okken</w:t>
      </w:r>
      <w:r>
        <w:rPr>
          <w:rFonts w:hint="eastAsia"/>
        </w:rPr>
        <w:t>の周囲のご近所さんへの挨拶回りの記録や、</w:t>
      </w:r>
      <w:r w:rsidR="001A6D22">
        <w:rPr>
          <w:rFonts w:hint="eastAsia"/>
        </w:rPr>
        <w:t>毎週のミーティング内での雑談、それぞれの生活に関係する</w:t>
      </w:r>
      <w:r w:rsidR="002E2FA8">
        <w:rPr>
          <w:rFonts w:hint="eastAsia"/>
        </w:rPr>
        <w:t>プライベートな報告が無数に格納されている。</w:t>
      </w:r>
      <w:ins w:id="204" w:author="小川 楽生" w:date="2023-07-04T18:57:00Z">
        <w:r w:rsidR="00F81D16">
          <w:rPr>
            <w:rFonts w:hint="eastAsia"/>
          </w:rPr>
          <w:t>さらに、</w:t>
        </w:r>
      </w:ins>
      <w:ins w:id="205" w:author="小川 楽生" w:date="2023-07-04T18:58:00Z">
        <w:r w:rsidR="00F81D16">
          <w:rPr>
            <w:rFonts w:hint="eastAsia"/>
          </w:rPr>
          <w:t>随所に「気になったことは自由に書いてね！」「〇〇お疲れ！」といった</w:t>
        </w:r>
      </w:ins>
      <w:ins w:id="206" w:author="小川 楽生" w:date="2023-07-04T18:59:00Z">
        <w:r w:rsidR="00F81D16">
          <w:rPr>
            <w:rFonts w:hint="eastAsia"/>
          </w:rPr>
          <w:t>議事録未満の</w:t>
        </w:r>
      </w:ins>
      <w:ins w:id="207" w:author="小川 楽生" w:date="2023-07-04T18:58:00Z">
        <w:r w:rsidR="00F81D16">
          <w:rPr>
            <w:rFonts w:hint="eastAsia"/>
          </w:rPr>
          <w:t>配慮が</w:t>
        </w:r>
      </w:ins>
      <w:ins w:id="208" w:author="小川 楽生" w:date="2023-07-04T18:59:00Z">
        <w:r w:rsidR="00F81D16">
          <w:rPr>
            <w:rFonts w:hint="eastAsia"/>
          </w:rPr>
          <w:t>残されている。</w:t>
        </w:r>
      </w:ins>
      <w:ins w:id="209" w:author="小川 楽生" w:date="2023-07-04T18:27:00Z">
        <w:r w:rsidR="00F43982">
          <w:rPr>
            <w:rFonts w:hint="eastAsia"/>
          </w:rPr>
          <w:t>公開しきれないこうした情報に、</w:t>
        </w:r>
      </w:ins>
      <w:del w:id="210" w:author="小川 楽生" w:date="2023-07-04T18:27:00Z">
        <w:r w:rsidR="00BF7CDC" w:rsidDel="00F43982">
          <w:rPr>
            <w:rFonts w:hint="eastAsia"/>
          </w:rPr>
          <w:delText>ここに</w:delText>
        </w:r>
      </w:del>
      <w:r w:rsidR="00BF7CDC">
        <w:rPr>
          <w:rFonts w:hint="eastAsia"/>
        </w:rPr>
        <w:t>それぞれの「生きられた現実」がある。</w:t>
      </w:r>
      <w:ins w:id="211" w:author="小川 楽生" w:date="2023-07-04T18:27:00Z">
        <w:r w:rsidR="00F43982">
          <w:rPr>
            <w:rFonts w:hint="eastAsia"/>
          </w:rPr>
          <w:t>文化人類学では、</w:t>
        </w:r>
      </w:ins>
      <w:ins w:id="212" w:author="小川 楽生" w:date="2023-07-04T18:17:00Z">
        <w:r w:rsidR="00714292">
          <w:rPr>
            <w:rFonts w:hint="eastAsia"/>
          </w:rPr>
          <w:t>「フィールドノート」と呼ばれる、現地での滞在をもとに作成する記録ノートがあるが、</w:t>
        </w:r>
      </w:ins>
      <w:ins w:id="213" w:author="小川 楽生" w:date="2023-07-04T18:19:00Z">
        <w:r w:rsidR="00714292">
          <w:rPr>
            <w:rFonts w:hint="eastAsia"/>
          </w:rPr>
          <w:t>この</w:t>
        </w:r>
      </w:ins>
      <w:ins w:id="214" w:author="小川 楽生" w:date="2023-07-04T18:17:00Z">
        <w:r w:rsidR="00714292">
          <w:t>6okken</w:t>
        </w:r>
      </w:ins>
      <w:ins w:id="215" w:author="小川 楽生" w:date="2023-07-04T18:19:00Z">
        <w:r w:rsidR="00714292">
          <w:rPr>
            <w:rFonts w:hint="eastAsia"/>
          </w:rPr>
          <w:t>の</w:t>
        </w:r>
      </w:ins>
      <w:ins w:id="216" w:author="小川 楽生" w:date="2023-07-04T18:17:00Z">
        <w:r w:rsidR="00714292">
          <w:rPr>
            <w:rFonts w:hint="eastAsia"/>
          </w:rPr>
          <w:t>議事録</w:t>
        </w:r>
      </w:ins>
      <w:ins w:id="217" w:author="小川 楽生" w:date="2023-07-04T18:18:00Z">
        <w:r w:rsidR="00714292">
          <w:rPr>
            <w:rFonts w:hint="eastAsia"/>
          </w:rPr>
          <w:t>は脱中心的なフィールドノートであると呼べないだろうか。</w:t>
        </w:r>
      </w:ins>
      <w:ins w:id="218" w:author="小川 楽生" w:date="2023-07-04T18:22:00Z">
        <w:r w:rsidR="00AB4B73">
          <w:rPr>
            <w:rFonts w:hint="eastAsia"/>
          </w:rPr>
          <w:t>単に業務内容や進捗を報告するだけにとどまらない</w:t>
        </w:r>
      </w:ins>
      <w:ins w:id="219" w:author="小川 楽生" w:date="2023-07-04T18:23:00Z">
        <w:r w:rsidR="00AB4B73">
          <w:rPr>
            <w:rFonts w:hint="eastAsia"/>
          </w:rPr>
          <w:t>些細な気づきが何層にも書き込まれている。</w:t>
        </w:r>
      </w:ins>
      <w:commentRangeStart w:id="220"/>
      <w:r w:rsidR="00BF7CDC">
        <w:rPr>
          <w:rFonts w:hint="eastAsia"/>
        </w:rPr>
        <w:t>それぞれ</w:t>
      </w:r>
      <w:commentRangeEnd w:id="220"/>
      <w:r w:rsidR="00F92371">
        <w:rPr>
          <w:rStyle w:val="a7"/>
        </w:rPr>
        <w:commentReference w:id="220"/>
      </w:r>
      <w:r w:rsidR="00BF7CDC">
        <w:rPr>
          <w:rFonts w:hint="eastAsia"/>
        </w:rPr>
        <w:t>の生活と表現をなんとかやりくりし、</w:t>
      </w:r>
      <w:commentRangeStart w:id="221"/>
      <w:r w:rsidR="00BF7CDC">
        <w:rPr>
          <w:rFonts w:hint="eastAsia"/>
        </w:rPr>
        <w:t>日々を生き抜こうとする実践をパッチワークのように繋ぎ合わせ</w:t>
      </w:r>
      <w:ins w:id="222" w:author="小川 楽生" w:date="2023-07-04T18:19:00Z">
        <w:r w:rsidR="00714292">
          <w:rPr>
            <w:rFonts w:hint="eastAsia"/>
          </w:rPr>
          <w:t>た</w:t>
        </w:r>
      </w:ins>
      <w:ins w:id="223" w:author="小川 楽生" w:date="2023-07-04T18:20:00Z">
        <w:r w:rsidR="00714292">
          <w:rPr>
            <w:rFonts w:hint="eastAsia"/>
          </w:rPr>
          <w:t>集団的</w:t>
        </w:r>
      </w:ins>
      <w:ins w:id="224" w:author="小川 楽生" w:date="2023-07-04T18:19:00Z">
        <w:r w:rsidR="00714292">
          <w:rPr>
            <w:rFonts w:hint="eastAsia"/>
          </w:rPr>
          <w:t>フィールドノートなのである。</w:t>
        </w:r>
      </w:ins>
      <w:ins w:id="225" w:author="小川 楽生" w:date="2023-07-04T18:27:00Z">
        <w:r w:rsidR="00F43982">
          <w:rPr>
            <w:rFonts w:hint="eastAsia"/>
          </w:rPr>
          <w:t>このようにして、</w:t>
        </w:r>
      </w:ins>
      <w:del w:id="226" w:author="小川 楽生" w:date="2023-07-04T18:19:00Z">
        <w:r w:rsidR="00BF7CDC" w:rsidDel="00714292">
          <w:rPr>
            <w:rFonts w:hint="eastAsia"/>
          </w:rPr>
          <w:delText>、</w:delText>
        </w:r>
      </w:del>
      <w:r w:rsidR="00442A32">
        <w:rPr>
          <w:rFonts w:hint="eastAsia"/>
        </w:rPr>
        <w:t>表現することの力をオーガニックに醸成しようとしている</w:t>
      </w:r>
      <w:ins w:id="227" w:author="小川 楽生" w:date="2023-07-04T18:27:00Z">
        <w:r w:rsidR="00F43982">
          <w:rPr>
            <w:rFonts w:hint="eastAsia"/>
          </w:rPr>
          <w:t>のだ</w:t>
        </w:r>
      </w:ins>
      <w:del w:id="228" w:author="小川 楽生" w:date="2023-07-04T18:27:00Z">
        <w:r w:rsidR="00442A32" w:rsidDel="00F43982">
          <w:rPr>
            <w:rFonts w:hint="eastAsia"/>
          </w:rPr>
          <w:delText>のである</w:delText>
        </w:r>
      </w:del>
      <w:r w:rsidR="00442A32">
        <w:rPr>
          <w:rFonts w:hint="eastAsia"/>
        </w:rPr>
        <w:t>。</w:t>
      </w:r>
      <w:commentRangeEnd w:id="221"/>
      <w:r w:rsidR="00874332">
        <w:rPr>
          <w:rStyle w:val="a7"/>
        </w:rPr>
        <w:commentReference w:id="221"/>
      </w:r>
    </w:p>
    <w:p w14:paraId="1629D004" w14:textId="77777777" w:rsidR="00BF7CDC" w:rsidRPr="00F43982" w:rsidRDefault="00BF7CDC"/>
    <w:p w14:paraId="4E3AA175" w14:textId="61CC3C63" w:rsidR="00916495" w:rsidRDefault="00442A32">
      <w:r>
        <w:rPr>
          <w:rFonts w:hint="eastAsia"/>
        </w:rPr>
        <w:lastRenderedPageBreak/>
        <w:t>組織経営</w:t>
      </w:r>
      <w:ins w:id="229" w:author="田尾 圭一郎" w:date="2023-07-01T16:59:00Z">
        <w:r w:rsidR="00874332">
          <w:rPr>
            <w:rFonts w:hint="eastAsia"/>
          </w:rPr>
          <w:t>や</w:t>
        </w:r>
      </w:ins>
      <w:del w:id="230" w:author="田尾 圭一郎" w:date="2023-07-01T16:59:00Z">
        <w:r w:rsidDel="00874332">
          <w:rPr>
            <w:rFonts w:hint="eastAsia"/>
          </w:rPr>
          <w:delText>、</w:delText>
        </w:r>
      </w:del>
      <w:r>
        <w:rPr>
          <w:rFonts w:hint="eastAsia"/>
        </w:rPr>
        <w:t>運営、</w:t>
      </w:r>
      <w:r w:rsidR="004E2FE8">
        <w:rPr>
          <w:rFonts w:hint="eastAsia"/>
        </w:rPr>
        <w:t>プロジェクトマネジメント</w:t>
      </w:r>
      <w:del w:id="231" w:author="田尾 圭一郎" w:date="2023-07-01T16:59:00Z">
        <w:r w:rsidR="004E2FE8" w:rsidDel="00874332">
          <w:rPr>
            <w:rFonts w:hint="eastAsia"/>
          </w:rPr>
          <w:delText>、</w:delText>
        </w:r>
      </w:del>
      <w:r w:rsidR="004E2FE8">
        <w:rPr>
          <w:rFonts w:hint="eastAsia"/>
        </w:rPr>
        <w:t>といっても、それらを束ねるのは理論やお金だけではない。もちろん、止血しなければならない損失</w:t>
      </w:r>
      <w:r w:rsidR="00F06B73">
        <w:rPr>
          <w:rFonts w:hint="eastAsia"/>
        </w:rPr>
        <w:t>は多くあるのだが、彼らが本当に止血しようとしているのは、</w:t>
      </w:r>
      <w:r w:rsidR="00055327">
        <w:rPr>
          <w:rFonts w:hint="eastAsia"/>
        </w:rPr>
        <w:t>メンバーそれぞれの「</w:t>
      </w:r>
      <w:commentRangeStart w:id="232"/>
      <w:commentRangeStart w:id="233"/>
      <w:r w:rsidR="00055327">
        <w:rPr>
          <w:rFonts w:hint="eastAsia"/>
        </w:rPr>
        <w:t>可能感</w:t>
      </w:r>
      <w:commentRangeEnd w:id="232"/>
      <w:r w:rsidR="00874332">
        <w:rPr>
          <w:rStyle w:val="a7"/>
        </w:rPr>
        <w:commentReference w:id="232"/>
      </w:r>
      <w:commentRangeEnd w:id="233"/>
      <w:r w:rsidR="00480CB7">
        <w:rPr>
          <w:rStyle w:val="a7"/>
        </w:rPr>
        <w:commentReference w:id="233"/>
      </w:r>
      <w:ins w:id="234" w:author="小川 楽生" w:date="2023-07-04T18:00:00Z">
        <w:r w:rsidR="00A60DCC">
          <w:rPr>
            <w:rFonts w:hint="eastAsia"/>
          </w:rPr>
          <w:t>：できること</w:t>
        </w:r>
      </w:ins>
      <w:r w:rsidR="00055327">
        <w:rPr>
          <w:rFonts w:hint="eastAsia"/>
        </w:rPr>
        <w:t>」</w:t>
      </w:r>
      <w:r w:rsidR="0017611E">
        <w:rPr>
          <w:rFonts w:hint="eastAsia"/>
        </w:rPr>
        <w:t>の流出なのではないか</w:t>
      </w:r>
      <w:r w:rsidR="00055327">
        <w:rPr>
          <w:rFonts w:hint="eastAsia"/>
        </w:rPr>
        <w:t>。</w:t>
      </w:r>
    </w:p>
    <w:p w14:paraId="4B98FF14" w14:textId="77777777" w:rsidR="00055327" w:rsidRDefault="00055327"/>
    <w:p w14:paraId="77B9DF3B" w14:textId="593A0B1A" w:rsidR="00E56F01" w:rsidRDefault="00055327">
      <w:pPr>
        <w:rPr>
          <w:ins w:id="235" w:author="小川 楽生" w:date="2023-07-04T18:37:00Z"/>
        </w:rPr>
      </w:pPr>
      <w:r>
        <w:rPr>
          <w:rFonts w:hint="eastAsia"/>
        </w:rPr>
        <w:t>渋谷で行われた定例ミーティングで</w:t>
      </w:r>
      <w:ins w:id="236" w:author="小川 楽生" w:date="2023-07-04T17:44:00Z">
        <w:r w:rsidR="00E96C79">
          <w:rPr>
            <w:rFonts w:hint="eastAsia"/>
          </w:rPr>
          <w:t>は</w:t>
        </w:r>
      </w:ins>
      <w:r>
        <w:rPr>
          <w:rFonts w:hint="eastAsia"/>
        </w:rPr>
        <w:t>、</w:t>
      </w:r>
      <w:del w:id="237" w:author="小川 楽生" w:date="2023-07-04T17:44:00Z">
        <w:r w:rsidR="004C7C65" w:rsidDel="00E96C79">
          <w:rPr>
            <w:rFonts w:hint="eastAsia"/>
          </w:rPr>
          <w:delText>ある</w:delText>
        </w:r>
      </w:del>
      <w:r w:rsidR="004C7C65">
        <w:rPr>
          <w:rFonts w:hint="eastAsia"/>
        </w:rPr>
        <w:t>メンバー同士が雑談で</w:t>
      </w:r>
      <w:commentRangeStart w:id="238"/>
      <w:r w:rsidR="004C7C65">
        <w:rPr>
          <w:rFonts w:hint="eastAsia"/>
        </w:rPr>
        <w:t>盛り上がる</w:t>
      </w:r>
      <w:r w:rsidR="0048228C">
        <w:rPr>
          <w:rFonts w:hint="eastAsia"/>
        </w:rPr>
        <w:t>場面が何度もあった。</w:t>
      </w:r>
      <w:commentRangeEnd w:id="238"/>
      <w:r w:rsidR="00874332">
        <w:rPr>
          <w:rStyle w:val="a7"/>
        </w:rPr>
        <w:commentReference w:id="238"/>
      </w:r>
      <w:ins w:id="239" w:author="小川 楽生" w:date="2023-07-04T17:44:00Z">
        <w:r w:rsidR="00E96C79">
          <w:rPr>
            <w:rFonts w:hint="eastAsia"/>
          </w:rPr>
          <w:t>かたや、</w:t>
        </w:r>
      </w:ins>
      <w:r w:rsidR="00996AE8">
        <w:t>6okken</w:t>
      </w:r>
      <w:r w:rsidR="00996AE8">
        <w:rPr>
          <w:rFonts w:hint="eastAsia"/>
        </w:rPr>
        <w:t>とは関係のない個人の仕事を進めながら、議論内容を追うメンバーもいた。</w:t>
      </w:r>
      <w:r w:rsidR="0048228C">
        <w:rPr>
          <w:rFonts w:hint="eastAsia"/>
        </w:rPr>
        <w:t>議論と雑談の線引きが曖昧になるなかで、</w:t>
      </w:r>
      <w:r w:rsidR="00996AE8">
        <w:rPr>
          <w:rFonts w:hint="eastAsia"/>
        </w:rPr>
        <w:t>しかし誰かが誰かを叱る</w:t>
      </w:r>
      <w:r w:rsidR="004C7C65">
        <w:rPr>
          <w:rFonts w:hint="eastAsia"/>
        </w:rPr>
        <w:t>ことなく、</w:t>
      </w:r>
      <w:r w:rsidR="00E56F01">
        <w:rPr>
          <w:rFonts w:hint="eastAsia"/>
        </w:rPr>
        <w:t>それぞれにいま感じている「できること」を最大限引き出し</w:t>
      </w:r>
      <w:r w:rsidR="003D17BA">
        <w:rPr>
          <w:rFonts w:hint="eastAsia"/>
        </w:rPr>
        <w:t>ながら</w:t>
      </w:r>
      <w:r w:rsidR="00E56F01">
        <w:rPr>
          <w:rFonts w:hint="eastAsia"/>
        </w:rPr>
        <w:t>、</w:t>
      </w:r>
      <w:r w:rsidR="00E56F01">
        <w:t>6okken</w:t>
      </w:r>
      <w:r w:rsidR="00E56F01">
        <w:rPr>
          <w:rFonts w:hint="eastAsia"/>
        </w:rPr>
        <w:t>という</w:t>
      </w:r>
      <w:commentRangeStart w:id="240"/>
      <w:r w:rsidR="00E56F01">
        <w:rPr>
          <w:rFonts w:hint="eastAsia"/>
        </w:rPr>
        <w:t>空港</w:t>
      </w:r>
      <w:commentRangeEnd w:id="240"/>
      <w:r w:rsidR="00874332">
        <w:rPr>
          <w:rStyle w:val="a7"/>
        </w:rPr>
        <w:commentReference w:id="240"/>
      </w:r>
      <w:r w:rsidR="00E56F01">
        <w:rPr>
          <w:rFonts w:hint="eastAsia"/>
        </w:rPr>
        <w:t>の保守管理に</w:t>
      </w:r>
      <w:r w:rsidR="003D17BA">
        <w:rPr>
          <w:rFonts w:hint="eastAsia"/>
        </w:rPr>
        <w:t>それぞれが向かっていくのである。</w:t>
      </w:r>
    </w:p>
    <w:p w14:paraId="22C8DC7C" w14:textId="0EBF3414" w:rsidR="00385D8B" w:rsidRDefault="00385D8B">
      <w:pPr>
        <w:rPr>
          <w:ins w:id="241" w:author="小川 楽生" w:date="2023-07-04T18:37:00Z"/>
        </w:rPr>
      </w:pPr>
    </w:p>
    <w:p w14:paraId="23F47EE6" w14:textId="4D027BD5" w:rsidR="00385D8B" w:rsidRPr="00385D8B" w:rsidRDefault="00385D8B">
      <w:ins w:id="242" w:author="小川 楽生" w:date="2023-07-04T18:37:00Z">
        <w:r>
          <w:rPr>
            <w:rFonts w:hint="eastAsia"/>
          </w:rPr>
          <w:t>脱中心的なフィールドノートとしての議事録——どうでもいい雑談や近況報告を交えながら</w:t>
        </w:r>
      </w:ins>
      <w:ins w:id="243" w:author="小川 楽生" w:date="2023-07-04T18:38:00Z">
        <w:r>
          <w:rPr>
            <w:rFonts w:hint="eastAsia"/>
          </w:rPr>
          <w:t>、真摯に問題に向き合っていく苦悩の痕跡——が</w:t>
        </w:r>
      </w:ins>
      <w:ins w:id="244" w:author="小川 楽生" w:date="2023-07-04T18:37:00Z">
        <w:r>
          <w:rPr>
            <w:rFonts w:hint="eastAsia"/>
          </w:rPr>
          <w:t>時空間を超えて</w:t>
        </w:r>
      </w:ins>
      <w:ins w:id="245" w:author="小川 楽生" w:date="2023-07-04T18:38:00Z">
        <w:r>
          <w:rPr>
            <w:rFonts w:hint="eastAsia"/>
          </w:rPr>
          <w:t>、</w:t>
        </w:r>
        <w:r>
          <w:t>6okken</w:t>
        </w:r>
        <w:r>
          <w:rPr>
            <w:rFonts w:hint="eastAsia"/>
          </w:rPr>
          <w:t>メンバーの「可能感」を</w:t>
        </w:r>
      </w:ins>
      <w:ins w:id="246" w:author="小川 楽生" w:date="2023-07-04T18:39:00Z">
        <w:r>
          <w:rPr>
            <w:rFonts w:hint="eastAsia"/>
          </w:rPr>
          <w:t>係留する。生活と表現とが入り混じ</w:t>
        </w:r>
      </w:ins>
      <w:ins w:id="247" w:author="小川 楽生" w:date="2023-07-04T18:40:00Z">
        <w:r>
          <w:rPr>
            <w:rFonts w:hint="eastAsia"/>
          </w:rPr>
          <w:t>り、どこからが仕事で、どこからが自分の暮らしなのか</w:t>
        </w:r>
        <w:r w:rsidR="00C03154">
          <w:rPr>
            <w:rFonts w:hint="eastAsia"/>
          </w:rPr>
          <w:t>混沌としていくなかで、</w:t>
        </w:r>
      </w:ins>
      <w:ins w:id="248" w:author="小川 楽生" w:date="2023-07-04T18:42:00Z">
        <w:r w:rsidR="00C03154">
          <w:rPr>
            <w:rFonts w:hint="eastAsia"/>
          </w:rPr>
          <w:t>お互いの</w:t>
        </w:r>
      </w:ins>
      <w:ins w:id="249" w:author="小川 楽生" w:date="2023-07-04T18:41:00Z">
        <w:r w:rsidR="00C03154">
          <w:rPr>
            <w:rFonts w:hint="eastAsia"/>
          </w:rPr>
          <w:t>場所を守り抜く</w:t>
        </w:r>
      </w:ins>
      <w:ins w:id="250" w:author="小川 楽生" w:date="2023-07-04T18:43:00Z">
        <w:r w:rsidR="00C03154">
          <w:rPr>
            <w:rFonts w:hint="eastAsia"/>
          </w:rPr>
          <w:t>。ミーティングや議事録から</w:t>
        </w:r>
      </w:ins>
      <w:ins w:id="251" w:author="小川 楽生" w:date="2023-07-04T18:42:00Z">
        <w:r w:rsidR="00C03154">
          <w:rPr>
            <w:rFonts w:hint="eastAsia"/>
          </w:rPr>
          <w:t>そんな</w:t>
        </w:r>
      </w:ins>
      <w:ins w:id="252" w:author="小川 楽生" w:date="2023-07-04T18:43:00Z">
        <w:r w:rsidR="00C03154">
          <w:rPr>
            <w:rFonts w:hint="eastAsia"/>
          </w:rPr>
          <w:t>実践が垣間見られた。</w:t>
        </w:r>
      </w:ins>
    </w:p>
    <w:p w14:paraId="7ED43EF1" w14:textId="77777777" w:rsidR="00E6700D" w:rsidRDefault="00E6700D"/>
    <w:p w14:paraId="1142051D" w14:textId="77777777" w:rsidR="0082752B" w:rsidRDefault="004416A6">
      <w:pPr>
        <w:rPr>
          <w:ins w:id="253" w:author="nakamura naomi" w:date="2023-06-27T12:18:00Z"/>
        </w:rPr>
      </w:pPr>
      <w:r>
        <w:rPr>
          <w:rFonts w:hint="eastAsia"/>
        </w:rPr>
        <w:t>最後に、</w:t>
      </w:r>
      <w:r>
        <w:t>6okken</w:t>
      </w:r>
      <w:r>
        <w:rPr>
          <w:rFonts w:hint="eastAsia"/>
        </w:rPr>
        <w:t>のメンバーである二人</w:t>
      </w:r>
      <w:r w:rsidR="008966F4">
        <w:rPr>
          <w:rFonts w:hint="eastAsia"/>
        </w:rPr>
        <w:t>に、こんな質問をしてみた——6okkenで交わされる雑談</w:t>
      </w:r>
      <w:r w:rsidR="00B54A5A">
        <w:rPr>
          <w:rFonts w:hint="eastAsia"/>
        </w:rPr>
        <w:t>について</w:t>
      </w:r>
      <w:r w:rsidR="008966F4">
        <w:rPr>
          <w:rFonts w:hint="eastAsia"/>
        </w:rPr>
        <w:t>どう思う</w:t>
      </w:r>
      <w:r w:rsidR="00B54A5A">
        <w:rPr>
          <w:rFonts w:hint="eastAsia"/>
        </w:rPr>
        <w:t>か、と。</w:t>
      </w:r>
      <w:r w:rsidR="00DD64D0">
        <w:rPr>
          <w:rFonts w:hint="eastAsia"/>
        </w:rPr>
        <w:t>それぞれの日常にはそれぞれのストーリー</w:t>
      </w:r>
      <w:r w:rsidR="00455C25">
        <w:rPr>
          <w:rFonts w:hint="eastAsia"/>
        </w:rPr>
        <w:t>があり、それだけで</w:t>
      </w:r>
      <w:r w:rsidR="00411AC6">
        <w:rPr>
          <w:rFonts w:hint="eastAsia"/>
        </w:rPr>
        <w:t>ひもすがら</w:t>
      </w:r>
      <w:r w:rsidR="00455C25">
        <w:rPr>
          <w:rFonts w:hint="eastAsia"/>
        </w:rPr>
        <w:t>話せてしまうだろう。そ</w:t>
      </w:r>
      <w:r w:rsidR="00690DBE">
        <w:rPr>
          <w:rFonts w:hint="eastAsia"/>
        </w:rPr>
        <w:t>のなか</w:t>
      </w:r>
      <w:r w:rsidR="00455C25">
        <w:rPr>
          <w:rFonts w:hint="eastAsia"/>
        </w:rPr>
        <w:t>で、</w:t>
      </w:r>
      <w:r w:rsidR="00690DBE">
        <w:rPr>
          <w:rFonts w:hint="eastAsia"/>
        </w:rPr>
        <w:t>業務と雑談の線引きをどう考えているか知りたかったのだ。</w:t>
      </w:r>
    </w:p>
    <w:p w14:paraId="4BBF5EBF" w14:textId="2CA97E8F" w:rsidR="00AD673A" w:rsidDel="0082752B" w:rsidRDefault="00AD673A">
      <w:pPr>
        <w:rPr>
          <w:del w:id="254" w:author="nakamura naomi" w:date="2023-06-27T12:18:00Z"/>
        </w:rPr>
      </w:pPr>
      <w:r>
        <w:rPr>
          <w:rFonts w:hint="eastAsia"/>
        </w:rPr>
        <w:t>二人ともメンバーのそれぞれの動向に興味を持ちながら肯定的に捉えていたのだが、</w:t>
      </w:r>
      <w:r w:rsidR="000E3FC8">
        <w:rPr>
          <w:rFonts w:hint="eastAsia"/>
        </w:rPr>
        <w:t>「</w:t>
      </w:r>
      <w:r w:rsidR="0058517F">
        <w:rPr>
          <w:rFonts w:hint="eastAsia"/>
        </w:rPr>
        <w:t>立ちはだかる障壁にうんざりする」という言葉が出てきた。</w:t>
      </w:r>
      <w:r w:rsidR="00143A88">
        <w:rPr>
          <w:rFonts w:hint="eastAsia"/>
        </w:rPr>
        <w:t>渋谷での</w:t>
      </w:r>
      <w:r w:rsidR="00D82380">
        <w:rPr>
          <w:rFonts w:hint="eastAsia"/>
        </w:rPr>
        <w:t>ミーティングを終えて</w:t>
      </w:r>
      <w:ins w:id="255" w:author="小川 楽生" w:date="2023-07-04T17:39:00Z">
        <w:r w:rsidR="00480CB7">
          <w:rPr>
            <w:rFonts w:hint="eastAsia"/>
          </w:rPr>
          <w:t>部屋を出て</w:t>
        </w:r>
      </w:ins>
      <w:commentRangeStart w:id="256"/>
      <w:del w:id="257" w:author="田尾 圭一郎" w:date="2023-07-01T17:05:00Z">
        <w:r w:rsidR="00D82380" w:rsidRPr="00480CB7" w:rsidDel="00874332">
          <w:rPr>
            <w:rFonts w:hint="eastAsia"/>
            <w:strike/>
            <w:rPrChange w:id="258" w:author="小川 楽生" w:date="2023-07-04T17:39:00Z">
              <w:rPr>
                <w:rFonts w:hint="eastAsia"/>
              </w:rPr>
            </w:rPrChange>
          </w:rPr>
          <w:delText>、</w:delText>
        </w:r>
      </w:del>
      <w:r w:rsidR="00D82380" w:rsidRPr="00480CB7">
        <w:rPr>
          <w:rFonts w:hint="eastAsia"/>
          <w:strike/>
          <w:rPrChange w:id="259" w:author="小川 楽生" w:date="2023-07-04T17:39:00Z">
            <w:rPr>
              <w:rFonts w:hint="eastAsia"/>
            </w:rPr>
          </w:rPrChange>
        </w:rPr>
        <w:t>階段を降りて</w:t>
      </w:r>
      <w:commentRangeEnd w:id="256"/>
      <w:r w:rsidR="00874332" w:rsidRPr="00480CB7">
        <w:rPr>
          <w:rStyle w:val="a7"/>
          <w:strike/>
          <w:rPrChange w:id="260" w:author="小川 楽生" w:date="2023-07-04T17:39:00Z">
            <w:rPr>
              <w:rStyle w:val="a7"/>
            </w:rPr>
          </w:rPrChange>
        </w:rPr>
        <w:commentReference w:id="256"/>
      </w:r>
      <w:r w:rsidR="00D82380">
        <w:rPr>
          <w:rFonts w:hint="eastAsia"/>
        </w:rPr>
        <w:t>いくときにも、あるメンバーの口から「</w:t>
      </w:r>
      <w:r w:rsidR="00143A88">
        <w:rPr>
          <w:rFonts w:hint="eastAsia"/>
        </w:rPr>
        <w:t>僕らのやろうとしていることは資本主義の制度に当てはまらないからね」という内容の言葉を耳にした。</w:t>
      </w:r>
      <w:r w:rsidR="00AE64FF">
        <w:rPr>
          <w:rFonts w:hint="eastAsia"/>
        </w:rPr>
        <w:t>彼らが矜持をもって立ちすくむのは、</w:t>
      </w:r>
      <w:r w:rsidR="0089629B">
        <w:rPr>
          <w:rFonts w:hint="eastAsia"/>
        </w:rPr>
        <w:t>単なるプロジェクト単位での可否や優劣ではないのだろう。</w:t>
      </w:r>
      <w:r w:rsidR="004864D8">
        <w:rPr>
          <w:rFonts w:hint="eastAsia"/>
        </w:rPr>
        <w:t>そのもう少し先にある、深い生が向き合っている水準に</w:t>
      </w:r>
      <w:r w:rsidR="00765F8F">
        <w:rPr>
          <w:rFonts w:hint="eastAsia"/>
        </w:rPr>
        <w:t>こそ、立ち向かっているのである。</w:t>
      </w:r>
      <w:ins w:id="261" w:author="小川 楽生" w:date="2023-07-04T18:54:00Z">
        <w:r w:rsidR="00AE07BC">
          <w:rPr>
            <w:rFonts w:hint="eastAsia"/>
          </w:rPr>
          <w:t>ただ共に生きる、ただすこやかに営みを続ける、というだけでは</w:t>
        </w:r>
      </w:ins>
      <w:ins w:id="262" w:author="小川 楽生" w:date="2023-07-04T18:55:00Z">
        <w:r w:rsidR="00AE07BC">
          <w:rPr>
            <w:rFonts w:hint="eastAsia"/>
          </w:rPr>
          <w:t>可能にならない水準に、である。このようにして、</w:t>
        </w:r>
      </w:ins>
      <w:ins w:id="263" w:author="小川 楽生" w:date="2023-07-04T18:45:00Z">
        <w:r w:rsidR="00C03154">
          <w:rPr>
            <w:rFonts w:hint="eastAsia"/>
          </w:rPr>
          <w:t>6</w:t>
        </w:r>
        <w:r w:rsidR="00C03154">
          <w:t>okken</w:t>
        </w:r>
        <w:r w:rsidR="00C03154">
          <w:rPr>
            <w:rFonts w:hint="eastAsia"/>
          </w:rPr>
          <w:t>が今もなお模索しながら、覚悟をゆるやかに共有し、</w:t>
        </w:r>
        <w:r w:rsidR="00953445">
          <w:rPr>
            <w:rFonts w:hint="eastAsia"/>
          </w:rPr>
          <w:t>同時に</w:t>
        </w:r>
      </w:ins>
      <w:ins w:id="264" w:author="小川 楽生" w:date="2023-07-04T18:46:00Z">
        <w:r w:rsidR="00953445">
          <w:rPr>
            <w:rFonts w:hint="eastAsia"/>
          </w:rPr>
          <w:t>場所を強く守り抜く試みは私たちのそう遠くない未来での働き方を示唆しているように思える。</w:t>
        </w:r>
      </w:ins>
    </w:p>
    <w:p w14:paraId="7698318F" w14:textId="6B0F83AC" w:rsidR="000E3FC8" w:rsidDel="0082752B" w:rsidRDefault="000E3FC8">
      <w:pPr>
        <w:rPr>
          <w:del w:id="265" w:author="nakamura naomi" w:date="2023-06-27T12:18:00Z"/>
        </w:rPr>
      </w:pPr>
    </w:p>
    <w:p w14:paraId="1B1E3E4B" w14:textId="55288204" w:rsidR="000E3FC8" w:rsidDel="00953445" w:rsidRDefault="000E3FC8">
      <w:pPr>
        <w:rPr>
          <w:del w:id="266" w:author="小川 楽生" w:date="2023-07-04T18:46:00Z"/>
        </w:rPr>
      </w:pPr>
    </w:p>
    <w:p w14:paraId="6557D6D4" w14:textId="77777777" w:rsidR="000E3FC8" w:rsidRDefault="000E3FC8"/>
    <w:p w14:paraId="3133338E" w14:textId="77777777" w:rsidR="000E3FC8" w:rsidRDefault="000E3FC8"/>
    <w:sectPr w:rsidR="000E3FC8">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nakamura naomi" w:date="2023-06-27T12:03:00Z" w:initials="nn">
    <w:p w14:paraId="19C57D40" w14:textId="28D0DC8A" w:rsidR="0082752B" w:rsidRDefault="00A43134">
      <w:pPr>
        <w:pStyle w:val="a8"/>
      </w:pPr>
      <w:r>
        <w:rPr>
          <w:rStyle w:val="a7"/>
        </w:rPr>
        <w:annotationRef/>
      </w:r>
      <w:r w:rsidR="0082752B">
        <w:t>「インストーラー」　注釈案</w:t>
      </w:r>
    </w:p>
    <w:p w14:paraId="4862BD9E" w14:textId="77777777" w:rsidR="0082752B" w:rsidRDefault="0082752B">
      <w:pPr>
        <w:pStyle w:val="a8"/>
      </w:pPr>
    </w:p>
    <w:p w14:paraId="1ED94AFD" w14:textId="77777777" w:rsidR="0082752B" w:rsidRDefault="0082752B" w:rsidP="00B41105">
      <w:pPr>
        <w:pStyle w:val="a8"/>
      </w:pPr>
      <w:r>
        <w:t>美術館やギャラリーで、作品を展示設営する専門職。</w:t>
      </w:r>
    </w:p>
  </w:comment>
  <w:comment w:id="38" w:author="圭一郎 田尾" w:date="2023-07-01T09:12:00Z" w:initials="圭田">
    <w:p w14:paraId="480CC34F" w14:textId="2FE3C8E4" w:rsidR="00605B5E" w:rsidRDefault="00605B5E" w:rsidP="00FF53C3">
      <w:pPr>
        <w:jc w:val="left"/>
      </w:pPr>
      <w:r>
        <w:rPr>
          <w:rStyle w:val="a7"/>
        </w:rPr>
        <w:annotationRef/>
      </w:r>
      <w:r>
        <w:t>トル？投資家は一般的に表現にまつわらない職種なので</w:t>
      </w:r>
    </w:p>
  </w:comment>
  <w:comment w:id="39" w:author="小川 楽生" w:date="2023-07-04T17:41:00Z" w:initials="小川">
    <w:p w14:paraId="2E2236D9" w14:textId="179B74C2" w:rsidR="00E96C79" w:rsidRDefault="00E96C79">
      <w:pPr>
        <w:pStyle w:val="a8"/>
      </w:pPr>
      <w:r>
        <w:rPr>
          <w:rStyle w:val="a7"/>
        </w:rPr>
        <w:annotationRef/>
      </w:r>
      <w:r>
        <w:rPr>
          <w:rFonts w:hint="eastAsia"/>
        </w:rPr>
        <w:t>削除で問題なさそうです。メンバー内にも確認完了しました。</w:t>
      </w:r>
    </w:p>
  </w:comment>
  <w:comment w:id="64" w:author="nakamura naomi" w:date="2023-06-27T11:52:00Z" w:initials="nn">
    <w:p w14:paraId="3BC64439" w14:textId="34619535" w:rsidR="00A43134" w:rsidRDefault="002D013C">
      <w:pPr>
        <w:pStyle w:val="a8"/>
      </w:pPr>
      <w:r>
        <w:rPr>
          <w:rStyle w:val="a7"/>
        </w:rPr>
        <w:annotationRef/>
      </w:r>
      <w:r w:rsidR="00A43134">
        <w:rPr>
          <w:color w:val="000000"/>
          <w:highlight w:val="white"/>
        </w:rPr>
        <w:t>EASTEASTのWeb内に、「ルアンルパ」のお名前が確認できかねたのですが、もしかして「GUDSKUL（グットスクール）</w:t>
      </w:r>
      <w:r w:rsidR="00A43134">
        <w:t xml:space="preserve"> 」ではないでしょうか。</w:t>
      </w:r>
      <w:r w:rsidR="00A43134">
        <w:br/>
      </w:r>
      <w:hyperlink r:id="rId1" w:history="1">
        <w:r w:rsidR="00A43134" w:rsidRPr="00F43DCA">
          <w:rPr>
            <w:rStyle w:val="ac"/>
          </w:rPr>
          <w:t>https://easteast.org/2023/exhibitors/projects/1121/</w:t>
        </w:r>
      </w:hyperlink>
      <w:r w:rsidR="00A43134">
        <w:br/>
      </w:r>
      <w:r w:rsidR="00A43134">
        <w:br/>
        <w:t>念のためご確認いただけると助かります。</w:t>
      </w:r>
    </w:p>
    <w:p w14:paraId="3B3E35CF" w14:textId="77777777" w:rsidR="00A43134" w:rsidRDefault="00A43134" w:rsidP="00F43DCA">
      <w:pPr>
        <w:pStyle w:val="a8"/>
      </w:pPr>
      <w:r>
        <w:t>また、こちらは追って、編集側で注釈を入れる想定です。</w:t>
      </w:r>
    </w:p>
  </w:comment>
  <w:comment w:id="95" w:author="nakamura naomi" w:date="2023-06-26T22:26:00Z" w:initials="nn">
    <w:p w14:paraId="75A08CF3" w14:textId="28CF8DD8" w:rsidR="00AC082A" w:rsidRDefault="00AC082A" w:rsidP="008C0AE6">
      <w:pPr>
        <w:pStyle w:val="a8"/>
      </w:pPr>
      <w:r>
        <w:rPr>
          <w:rStyle w:val="a7"/>
        </w:rPr>
        <w:annotationRef/>
      </w:r>
      <w:hyperlink r:id="rId2" w:history="1">
        <w:r w:rsidRPr="008C0AE6">
          <w:rPr>
            <w:rStyle w:val="ac"/>
          </w:rPr>
          <w:t>https://easteast.org/2023/exhibitors/projects/1121/</w:t>
        </w:r>
      </w:hyperlink>
    </w:p>
  </w:comment>
  <w:comment w:id="101" w:author="圭一郎 田尾" w:date="2023-07-01T09:19:00Z" w:initials="圭田">
    <w:p w14:paraId="555B8B55" w14:textId="77777777" w:rsidR="001245CE" w:rsidRDefault="001245CE" w:rsidP="00872F1D">
      <w:pPr>
        <w:jc w:val="left"/>
      </w:pPr>
      <w:r>
        <w:rPr>
          <w:rStyle w:val="a7"/>
        </w:rPr>
        <w:annotationRef/>
      </w:r>
      <w:r>
        <w:t>「通して」？</w:t>
      </w:r>
    </w:p>
  </w:comment>
  <w:comment w:id="105" w:author="圭一郎 田尾" w:date="2023-07-01T09:20:00Z" w:initials="圭田">
    <w:p w14:paraId="5A57EFA0" w14:textId="77777777" w:rsidR="001245CE" w:rsidRDefault="001245CE" w:rsidP="003D20E3">
      <w:pPr>
        <w:jc w:val="left"/>
      </w:pPr>
      <w:r>
        <w:rPr>
          <w:rStyle w:val="a7"/>
        </w:rPr>
        <w:annotationRef/>
      </w:r>
      <w:r>
        <w:t>「が立ち上げられていた」など？</w:t>
      </w:r>
    </w:p>
  </w:comment>
  <w:comment w:id="121" w:author="圭一郎 田尾" w:date="2023-07-01T09:26:00Z" w:initials="圭田">
    <w:p w14:paraId="1A74B076" w14:textId="77777777" w:rsidR="00575C0A" w:rsidRDefault="00575C0A" w:rsidP="0064184E">
      <w:pPr>
        <w:jc w:val="left"/>
      </w:pPr>
      <w:r>
        <w:rPr>
          <w:rStyle w:val="a7"/>
        </w:rPr>
        <w:annotationRef/>
      </w:r>
      <w:r>
        <w:t>どんなキャプションを入れるのが適切でしょうか？</w:t>
      </w:r>
    </w:p>
  </w:comment>
  <w:comment w:id="122" w:author="小川 楽生" w:date="2023-07-04T17:57:00Z" w:initials="小川">
    <w:p w14:paraId="70603914" w14:textId="63282EF7" w:rsidR="00A60DCC" w:rsidRDefault="00A60DCC">
      <w:pPr>
        <w:pStyle w:val="a8"/>
      </w:pPr>
      <w:r>
        <w:rPr>
          <w:rStyle w:val="a7"/>
        </w:rPr>
        <w:annotationRef/>
      </w:r>
      <w:r>
        <w:rPr>
          <w:rFonts w:hint="eastAsia"/>
        </w:rPr>
        <w:t>画像が多い気もするので、こちらの画像は削除いただいても構いません。もしキャプションを付するとすれば、このような感じでしょうか。</w:t>
      </w:r>
    </w:p>
  </w:comment>
  <w:comment w:id="160" w:author="田尾 圭一郎" w:date="2023-07-01T16:49:00Z" w:initials="田尾">
    <w:p w14:paraId="210D7FB6" w14:textId="77777777" w:rsidR="00F92371" w:rsidRDefault="00F92371" w:rsidP="00062A9C">
      <w:pPr>
        <w:jc w:val="left"/>
      </w:pPr>
      <w:r>
        <w:rPr>
          <w:rStyle w:val="a7"/>
        </w:rPr>
        <w:annotationRef/>
      </w:r>
      <w:r>
        <w:t>トル？どんどん増加傾向になっているのであれば、他の文中で示せますでしょうか？</w:t>
      </w:r>
    </w:p>
  </w:comment>
  <w:comment w:id="161" w:author="小川 楽生" w:date="2023-07-04T18:56:00Z" w:initials="小川">
    <w:p w14:paraId="69C039E5" w14:textId="69D2CD7A" w:rsidR="00AE07BC" w:rsidRDefault="00AE07BC">
      <w:pPr>
        <w:pStyle w:val="a8"/>
      </w:pPr>
      <w:r>
        <w:rPr>
          <w:rStyle w:val="a7"/>
        </w:rPr>
        <w:annotationRef/>
      </w:r>
      <w:r>
        <w:rPr>
          <w:rFonts w:hint="eastAsia"/>
        </w:rPr>
        <w:t>削除でも構いません。念の為、</w:t>
      </w:r>
      <w:r w:rsidR="00F81D16">
        <w:rPr>
          <w:rFonts w:hint="eastAsia"/>
        </w:rPr>
        <w:t>次の文にて軽く内容を示しました。</w:t>
      </w:r>
    </w:p>
  </w:comment>
  <w:comment w:id="177" w:author="田尾 圭一郎" w:date="2023-07-01T16:50:00Z" w:initials="田尾">
    <w:p w14:paraId="5A172E64" w14:textId="77777777" w:rsidR="00F92371" w:rsidRDefault="00F92371" w:rsidP="003D368E">
      <w:pPr>
        <w:jc w:val="left"/>
      </w:pPr>
      <w:r>
        <w:rPr>
          <w:rStyle w:val="a7"/>
        </w:rPr>
        <w:annotationRef/>
      </w:r>
      <w:r>
        <w:t>画像が縦長で視認が困難なので削除でもよいでしょうか？</w:t>
      </w:r>
    </w:p>
  </w:comment>
  <w:comment w:id="178" w:author="小川 楽生" w:date="2023-07-04T17:36:00Z" w:initials="小川">
    <w:p w14:paraId="7A704A98" w14:textId="1F99BB8E" w:rsidR="00480CB7" w:rsidRPr="00480CB7" w:rsidRDefault="00480CB7">
      <w:pPr>
        <w:pStyle w:val="a8"/>
      </w:pPr>
      <w:r>
        <w:rPr>
          <w:rStyle w:val="a7"/>
        </w:rPr>
        <w:annotationRef/>
      </w:r>
      <w:r>
        <w:rPr>
          <w:rFonts w:hint="eastAsia"/>
        </w:rPr>
        <w:t>メンバー内に確認し、削除で問題ないことを確認しました。</w:t>
      </w:r>
    </w:p>
  </w:comment>
  <w:comment w:id="180" w:author="田尾 圭一郎" w:date="2023-07-01T16:52:00Z" w:initials="田尾">
    <w:p w14:paraId="17DD0B91" w14:textId="77777777" w:rsidR="00F92371" w:rsidRDefault="00F92371" w:rsidP="00995470">
      <w:pPr>
        <w:jc w:val="left"/>
      </w:pPr>
      <w:r>
        <w:rPr>
          <w:rStyle w:val="a7"/>
        </w:rPr>
        <w:annotationRef/>
      </w:r>
      <w:r>
        <w:t>具体的に言い換え可能でしょうか？ニュアンスはわかるのですが、少し理解しにくかったです</w:t>
      </w:r>
    </w:p>
  </w:comment>
  <w:comment w:id="188" w:author="田尾 圭一郎" w:date="2023-07-01T16:53:00Z" w:initials="田尾">
    <w:p w14:paraId="6562997C" w14:textId="77777777" w:rsidR="00F92371" w:rsidRDefault="00F92371" w:rsidP="00C16547">
      <w:pPr>
        <w:jc w:val="left"/>
      </w:pPr>
      <w:r>
        <w:rPr>
          <w:rStyle w:val="a7"/>
        </w:rPr>
        <w:annotationRef/>
      </w:r>
      <w:r>
        <w:t>「議論」？</w:t>
      </w:r>
    </w:p>
  </w:comment>
  <w:comment w:id="193" w:author="田尾 圭一郎" w:date="2023-07-01T16:56:00Z" w:initials="田尾">
    <w:p w14:paraId="483A40B2" w14:textId="77777777" w:rsidR="00F92371" w:rsidRDefault="00F92371" w:rsidP="00F23773">
      <w:pPr>
        <w:jc w:val="left"/>
      </w:pPr>
      <w:r>
        <w:rPr>
          <w:rStyle w:val="a7"/>
        </w:rPr>
        <w:annotationRef/>
      </w:r>
      <w:r>
        <w:t>そのあとの例が唐突なので、指し示す一文がほしいと思いました</w:t>
      </w:r>
    </w:p>
  </w:comment>
  <w:comment w:id="220" w:author="田尾 圭一郎" w:date="2023-07-01T16:57:00Z" w:initials="田尾">
    <w:p w14:paraId="6B1EBFC7" w14:textId="77777777" w:rsidR="00F92371" w:rsidRDefault="00F92371" w:rsidP="00921F33">
      <w:pPr>
        <w:jc w:val="left"/>
      </w:pPr>
      <w:r>
        <w:rPr>
          <w:rStyle w:val="a7"/>
        </w:rPr>
        <w:annotationRef/>
      </w:r>
      <w:r>
        <w:t>「それぞれ」が3回続くので、連続しないように言い換え</w:t>
      </w:r>
    </w:p>
  </w:comment>
  <w:comment w:id="221" w:author="田尾 圭一郎" w:date="2023-07-01T16:59:00Z" w:initials="田尾">
    <w:p w14:paraId="09634C83" w14:textId="77777777" w:rsidR="00874332" w:rsidRDefault="00874332" w:rsidP="00F05BB0">
      <w:pPr>
        <w:jc w:val="left"/>
      </w:pPr>
      <w:r>
        <w:rPr>
          <w:rStyle w:val="a7"/>
        </w:rPr>
        <w:annotationRef/>
      </w:r>
      <w:r>
        <w:t>上記のメモの例示だと、ごく一般的な「進捗を共有する」だけのようにも見えてしまうので、このように小川さんに感じさせた根拠をもう少し深掘りしたいです</w:t>
      </w:r>
    </w:p>
  </w:comment>
  <w:comment w:id="232" w:author="田尾 圭一郎" w:date="2023-07-01T17:00:00Z" w:initials="田尾">
    <w:p w14:paraId="2C9AE246" w14:textId="77777777" w:rsidR="00874332" w:rsidRDefault="00874332" w:rsidP="003C7C9D">
      <w:pPr>
        <w:jc w:val="left"/>
      </w:pPr>
      <w:r>
        <w:rPr>
          <w:rStyle w:val="a7"/>
        </w:rPr>
        <w:annotationRef/>
      </w:r>
      <w:r>
        <w:t>「可能性」ではなく？？あえてこの言葉を使うニュアンスがもう少し読者に伝わるようにしたいです</w:t>
      </w:r>
    </w:p>
  </w:comment>
  <w:comment w:id="233" w:author="小川 楽生" w:date="2023-07-04T17:37:00Z" w:initials="小川">
    <w:p w14:paraId="67BCF9DF" w14:textId="362FF9EE" w:rsidR="00480CB7" w:rsidRPr="00480CB7" w:rsidRDefault="00480CB7">
      <w:pPr>
        <w:pStyle w:val="a8"/>
      </w:pPr>
      <w:r>
        <w:rPr>
          <w:rStyle w:val="a7"/>
        </w:rPr>
        <w:annotationRef/>
      </w:r>
      <w:r>
        <w:rPr>
          <w:rFonts w:hint="eastAsia"/>
        </w:rPr>
        <w:t>この「可能感」は</w:t>
      </w:r>
      <w:r>
        <w:t>6okken</w:t>
      </w:r>
      <w:r>
        <w:rPr>
          <w:rFonts w:hint="eastAsia"/>
        </w:rPr>
        <w:t>独特の言い回しですが、「自己肯定感」といってもよいものです。「自分は〇〇ができる、するだけの価値がある」と認めることができること、でしょうか。</w:t>
      </w:r>
      <w:r w:rsidR="00A60DCC">
        <w:rPr>
          <w:rFonts w:hint="eastAsia"/>
        </w:rPr>
        <w:t>後述の「できること」も同様のニュアンスです。</w:t>
      </w:r>
    </w:p>
  </w:comment>
  <w:comment w:id="238" w:author="田尾 圭一郎" w:date="2023-07-01T17:01:00Z" w:initials="田尾">
    <w:p w14:paraId="6383394B" w14:textId="77777777" w:rsidR="00874332" w:rsidRDefault="00874332" w:rsidP="007F26B1">
      <w:pPr>
        <w:jc w:val="left"/>
      </w:pPr>
      <w:r>
        <w:rPr>
          <w:rStyle w:val="a7"/>
        </w:rPr>
        <w:annotationRef/>
      </w:r>
      <w:r>
        <w:t>「が」が一文で2回出てわかりにくいので、「何度も盛り上がっていた」などに言い換え？</w:t>
      </w:r>
    </w:p>
  </w:comment>
  <w:comment w:id="240" w:author="田尾 圭一郎" w:date="2023-07-01T17:03:00Z" w:initials="田尾">
    <w:p w14:paraId="612DDA4A" w14:textId="77777777" w:rsidR="00874332" w:rsidRDefault="00874332" w:rsidP="00656C92">
      <w:pPr>
        <w:jc w:val="left"/>
      </w:pPr>
      <w:r>
        <w:rPr>
          <w:rStyle w:val="a7"/>
        </w:rPr>
        <w:annotationRef/>
      </w:r>
      <w:r>
        <w:t>少しこの喩えが唐突に感じられました。「共同体」などに言い換えか、「空港」と喩えるにふさわしい根拠（例えば何かが離陸や出発をしている…など？）を示したいです</w:t>
      </w:r>
    </w:p>
  </w:comment>
  <w:comment w:id="256" w:author="田尾 圭一郎" w:date="2023-07-01T17:05:00Z" w:initials="田尾">
    <w:p w14:paraId="76517B10" w14:textId="77777777" w:rsidR="00874332" w:rsidRDefault="00874332" w:rsidP="000F64F9">
      <w:pPr>
        <w:jc w:val="left"/>
      </w:pPr>
      <w:r>
        <w:rPr>
          <w:rStyle w:val="a7"/>
        </w:rPr>
        <w:annotationRef/>
      </w:r>
      <w:r>
        <w:t>「部屋を出て」など？読者には何階でミーティングが行われているかなどわからないので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D94AFD" w15:done="0"/>
  <w15:commentEx w15:paraId="480CC34F" w15:done="0"/>
  <w15:commentEx w15:paraId="2E2236D9" w15:paraIdParent="480CC34F" w15:done="0"/>
  <w15:commentEx w15:paraId="3B3E35CF" w15:done="0"/>
  <w15:commentEx w15:paraId="75A08CF3" w15:done="0"/>
  <w15:commentEx w15:paraId="555B8B55" w15:done="0"/>
  <w15:commentEx w15:paraId="5A57EFA0" w15:done="0"/>
  <w15:commentEx w15:paraId="1A74B076" w15:done="0"/>
  <w15:commentEx w15:paraId="70603914" w15:paraIdParent="1A74B076" w15:done="0"/>
  <w15:commentEx w15:paraId="210D7FB6" w15:done="0"/>
  <w15:commentEx w15:paraId="69C039E5" w15:paraIdParent="210D7FB6" w15:done="0"/>
  <w15:commentEx w15:paraId="5A172E64" w15:done="0"/>
  <w15:commentEx w15:paraId="7A704A98" w15:paraIdParent="5A172E64" w15:done="0"/>
  <w15:commentEx w15:paraId="17DD0B91" w15:done="0"/>
  <w15:commentEx w15:paraId="6562997C" w15:done="0"/>
  <w15:commentEx w15:paraId="483A40B2" w15:done="0"/>
  <w15:commentEx w15:paraId="6B1EBFC7" w15:done="0"/>
  <w15:commentEx w15:paraId="09634C83" w15:done="0"/>
  <w15:commentEx w15:paraId="2C9AE246" w15:done="0"/>
  <w15:commentEx w15:paraId="67BCF9DF" w15:paraIdParent="2C9AE246" w15:done="0"/>
  <w15:commentEx w15:paraId="6383394B" w15:done="0"/>
  <w15:commentEx w15:paraId="612DDA4A" w15:done="0"/>
  <w15:commentEx w15:paraId="76517B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454E96" w16cex:dateUtc="2023-06-27T03:03:00Z"/>
  <w16cex:commentExtensible w16cex:durableId="284A6C81" w16cex:dateUtc="2023-07-01T00:12:00Z"/>
  <w16cex:commentExtensible w16cex:durableId="284ED84F" w16cex:dateUtc="2023-07-04T08:41:00Z"/>
  <w16cex:commentExtensible w16cex:durableId="28454C11" w16cex:dateUtc="2023-06-27T02:52:00Z"/>
  <w16cex:commentExtensible w16cex:durableId="28448F22" w16cex:dateUtc="2023-06-26T13:26:00Z"/>
  <w16cex:commentExtensible w16cex:durableId="284A6E21" w16cex:dateUtc="2023-07-01T00:19:00Z"/>
  <w16cex:commentExtensible w16cex:durableId="284A6E5B" w16cex:dateUtc="2023-07-01T00:20:00Z"/>
  <w16cex:commentExtensible w16cex:durableId="284A6FD9" w16cex:dateUtc="2023-07-01T00:26:00Z"/>
  <w16cex:commentExtensible w16cex:durableId="284EDC12" w16cex:dateUtc="2023-07-04T08:57:00Z"/>
  <w16cex:commentExtensible w16cex:durableId="284AD77D" w16cex:dateUtc="2023-07-01T07:49:00Z"/>
  <w16cex:commentExtensible w16cex:durableId="284EE9C0" w16cex:dateUtc="2023-07-04T09:56:00Z"/>
  <w16cex:commentExtensible w16cex:durableId="284AD7D2" w16cex:dateUtc="2023-07-01T07:50:00Z"/>
  <w16cex:commentExtensible w16cex:durableId="284ED713" w16cex:dateUtc="2023-07-04T08:36:00Z"/>
  <w16cex:commentExtensible w16cex:durableId="284AD85A" w16cex:dateUtc="2023-07-01T07:52:00Z"/>
  <w16cex:commentExtensible w16cex:durableId="284AD8A0" w16cex:dateUtc="2023-07-01T07:53:00Z"/>
  <w16cex:commentExtensible w16cex:durableId="284AD930" w16cex:dateUtc="2023-07-01T07:56:00Z"/>
  <w16cex:commentExtensible w16cex:durableId="284AD984" w16cex:dateUtc="2023-07-01T07:57:00Z"/>
  <w16cex:commentExtensible w16cex:durableId="284ADA02" w16cex:dateUtc="2023-07-01T07:59:00Z"/>
  <w16cex:commentExtensible w16cex:durableId="284ADA4B" w16cex:dateUtc="2023-07-01T08:00:00Z"/>
  <w16cex:commentExtensible w16cex:durableId="284ED762" w16cex:dateUtc="2023-07-04T08:37:00Z"/>
  <w16cex:commentExtensible w16cex:durableId="284ADA87" w16cex:dateUtc="2023-07-01T08:01:00Z"/>
  <w16cex:commentExtensible w16cex:durableId="284ADAFA" w16cex:dateUtc="2023-07-01T08:03:00Z"/>
  <w16cex:commentExtensible w16cex:durableId="284ADB64" w16cex:dateUtc="2023-07-01T08: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D94AFD" w16cid:durableId="28454E96"/>
  <w16cid:commentId w16cid:paraId="480CC34F" w16cid:durableId="284A6C81"/>
  <w16cid:commentId w16cid:paraId="2E2236D9" w16cid:durableId="284ED84F"/>
  <w16cid:commentId w16cid:paraId="3B3E35CF" w16cid:durableId="28454C11"/>
  <w16cid:commentId w16cid:paraId="75A08CF3" w16cid:durableId="28448F22"/>
  <w16cid:commentId w16cid:paraId="555B8B55" w16cid:durableId="284A6E21"/>
  <w16cid:commentId w16cid:paraId="5A57EFA0" w16cid:durableId="284A6E5B"/>
  <w16cid:commentId w16cid:paraId="1A74B076" w16cid:durableId="284A6FD9"/>
  <w16cid:commentId w16cid:paraId="70603914" w16cid:durableId="284EDC12"/>
  <w16cid:commentId w16cid:paraId="210D7FB6" w16cid:durableId="284AD77D"/>
  <w16cid:commentId w16cid:paraId="69C039E5" w16cid:durableId="284EE9C0"/>
  <w16cid:commentId w16cid:paraId="5A172E64" w16cid:durableId="284AD7D2"/>
  <w16cid:commentId w16cid:paraId="7A704A98" w16cid:durableId="284ED713"/>
  <w16cid:commentId w16cid:paraId="17DD0B91" w16cid:durableId="284AD85A"/>
  <w16cid:commentId w16cid:paraId="6562997C" w16cid:durableId="284AD8A0"/>
  <w16cid:commentId w16cid:paraId="483A40B2" w16cid:durableId="284AD930"/>
  <w16cid:commentId w16cid:paraId="6B1EBFC7" w16cid:durableId="284AD984"/>
  <w16cid:commentId w16cid:paraId="09634C83" w16cid:durableId="284ADA02"/>
  <w16cid:commentId w16cid:paraId="2C9AE246" w16cid:durableId="284ADA4B"/>
  <w16cid:commentId w16cid:paraId="67BCF9DF" w16cid:durableId="284ED762"/>
  <w16cid:commentId w16cid:paraId="6383394B" w16cid:durableId="284ADA87"/>
  <w16cid:commentId w16cid:paraId="612DDA4A" w16cid:durableId="284ADAFA"/>
  <w16cid:commentId w16cid:paraId="76517B10" w16cid:durableId="284ADB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A38B8" w14:textId="77777777" w:rsidR="00062E75" w:rsidRDefault="00062E75" w:rsidP="00686592">
      <w:r>
        <w:separator/>
      </w:r>
    </w:p>
  </w:endnote>
  <w:endnote w:type="continuationSeparator" w:id="0">
    <w:p w14:paraId="5DF6AF44" w14:textId="77777777" w:rsidR="00062E75" w:rsidRDefault="00062E75" w:rsidP="00686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Hiragino Sans W3">
    <w:panose1 w:val="020B0300000000000000"/>
    <w:charset w:val="80"/>
    <w:family w:val="swiss"/>
    <w:pitch w:val="variable"/>
    <w:sig w:usb0="E00002FF" w:usb1="7AC7FFFF" w:usb2="00000012" w:usb3="00000000" w:csb0="0002000D" w:csb1="00000000"/>
  </w:font>
  <w:font w:name="Helvetica Neue">
    <w:panose1 w:val="02000503000000020004"/>
    <w:charset w:val="00"/>
    <w:family w:val="auto"/>
    <w:pitch w:val="variable"/>
    <w:sig w:usb0="E50002FF" w:usb1="500079DB" w:usb2="00000010" w:usb3="00000000" w:csb0="00000001" w:csb1="00000000"/>
  </w:font>
  <w:font w:name="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5FA1F" w14:textId="77777777" w:rsidR="00062E75" w:rsidRDefault="00062E75" w:rsidP="00686592">
      <w:r>
        <w:separator/>
      </w:r>
    </w:p>
  </w:footnote>
  <w:footnote w:type="continuationSeparator" w:id="0">
    <w:p w14:paraId="06D60209" w14:textId="77777777" w:rsidR="00062E75" w:rsidRDefault="00062E75" w:rsidP="00686592">
      <w:r>
        <w:continuationSeparator/>
      </w:r>
    </w:p>
  </w:footnote>
  <w:footnote w:id="1">
    <w:p w14:paraId="3C956BC0" w14:textId="118024B1" w:rsidR="00355B53" w:rsidRPr="0057791C" w:rsidRDefault="00355B53">
      <w:pPr>
        <w:pStyle w:val="a3"/>
      </w:pPr>
      <w:r>
        <w:rPr>
          <w:rStyle w:val="a5"/>
        </w:rPr>
        <w:footnoteRef/>
      </w:r>
      <w:r>
        <w:t xml:space="preserve"> </w:t>
      </w:r>
      <w:r w:rsidR="0057791C">
        <w:t>6okken</w:t>
      </w:r>
      <w:r w:rsidR="0057791C">
        <w:rPr>
          <w:rFonts w:hint="eastAsia"/>
        </w:rPr>
        <w:t>によるアーティストの定義は次のとおり。「</w:t>
      </w:r>
      <w:r w:rsidR="0057791C" w:rsidRPr="0057791C">
        <w:rPr>
          <w:rFonts w:hint="eastAsia"/>
        </w:rPr>
        <w:t>その人が手放せばこの世から消滅してしまう興味や関心に向き合い続けている人、またその姿勢</w:t>
      </w:r>
      <w:r w:rsidR="0057791C">
        <w:rPr>
          <w:rFonts w:hint="eastAsia"/>
        </w:rPr>
        <w:t>」</w:t>
      </w:r>
    </w:p>
  </w:footnote>
  <w:footnote w:id="2">
    <w:p w14:paraId="609AC7E1" w14:textId="77777777" w:rsidR="00605B5E" w:rsidRPr="00605B5E" w:rsidRDefault="00605B5E" w:rsidP="00605B5E">
      <w:pPr>
        <w:pStyle w:val="a3"/>
        <w:rPr>
          <w:ins w:id="18" w:author="圭一郎 田尾" w:date="2023-07-01T09:09:00Z"/>
        </w:rPr>
      </w:pPr>
      <w:ins w:id="19" w:author="圭一郎 田尾" w:date="2023-07-01T09:09:00Z">
        <w:r>
          <w:rPr>
            <w:rStyle w:val="a5"/>
          </w:rPr>
          <w:footnoteRef/>
        </w:r>
        <w:r>
          <w:t xml:space="preserve"> </w:t>
        </w:r>
        <w:r>
          <w:rPr>
            <w:rFonts w:hint="eastAsia"/>
          </w:rPr>
          <w:t>アーティストが中期滞在し、生活しながら制作活動や思考を実践していく取り組み</w:t>
        </w:r>
      </w:ins>
    </w:p>
  </w:footnote>
  <w:footnote w:id="3">
    <w:p w14:paraId="1300DC0A" w14:textId="3998613C" w:rsidR="00686592" w:rsidRDefault="00686592">
      <w:pPr>
        <w:pStyle w:val="a3"/>
      </w:pPr>
      <w:r>
        <w:rPr>
          <w:rStyle w:val="a5"/>
        </w:rPr>
        <w:footnoteRef/>
      </w:r>
      <w:r>
        <w:t xml:space="preserve"> </w:t>
      </w:r>
      <w:r>
        <w:rPr>
          <w:rFonts w:hint="eastAsia"/>
        </w:rPr>
        <w:t>2023年6月時点で運営メンバーは？名。</w:t>
      </w:r>
      <w:r w:rsidR="00505BE4">
        <w:t>6okken</w:t>
      </w:r>
      <w:r w:rsidR="00505BE4">
        <w:rPr>
          <w:rFonts w:hint="eastAsia"/>
        </w:rPr>
        <w:t>内での業務種別「ボード」「</w:t>
      </w:r>
      <w:r w:rsidR="00EF276C">
        <w:rPr>
          <w:rFonts w:hint="eastAsia"/>
        </w:rPr>
        <w:t>レギュラー」の二種を含む人数。</w:t>
      </w:r>
    </w:p>
  </w:footnote>
  <w:footnote w:id="4">
    <w:p w14:paraId="19F0D1AE" w14:textId="3F47E2FB" w:rsidR="001245CE" w:rsidRPr="00E32FFA" w:rsidRDefault="001245CE">
      <w:pPr>
        <w:pStyle w:val="a3"/>
      </w:pPr>
      <w:ins w:id="66" w:author="圭一郎 田尾" w:date="2023-07-01T09:17:00Z">
        <w:r>
          <w:rPr>
            <w:rStyle w:val="a5"/>
          </w:rPr>
          <w:footnoteRef/>
        </w:r>
        <w:r>
          <w:t xml:space="preserve"> </w:t>
        </w:r>
        <w:r>
          <w:rPr>
            <w:rFonts w:hint="eastAsia"/>
          </w:rPr>
          <w:t>追って追記予定</w:t>
        </w:r>
      </w:ins>
      <w:ins w:id="67" w:author="小川 楽生" w:date="2023-07-04T18:04:00Z">
        <w:r w:rsidR="00E32FFA">
          <w:rPr>
            <w:rFonts w:hint="eastAsia"/>
          </w:rPr>
          <w:t xml:space="preserve">　</w:t>
        </w:r>
        <w:r w:rsidR="00E32FFA" w:rsidRPr="00E32FFA">
          <w:t>ドイツ中部</w:t>
        </w:r>
      </w:ins>
      <w:ins w:id="68" w:author="小川 楽生" w:date="2023-07-04T18:05:00Z">
        <w:r w:rsidR="00E32FFA">
          <w:rPr>
            <w:rFonts w:hint="eastAsia"/>
          </w:rPr>
          <w:t>に位置する街、</w:t>
        </w:r>
      </w:ins>
      <w:ins w:id="69" w:author="小川 楽生" w:date="2023-07-04T18:04:00Z">
        <w:r w:rsidR="00E32FFA" w:rsidRPr="00E32FFA">
          <w:rPr>
            <w:rFonts w:hint="eastAsia"/>
          </w:rPr>
          <w:t>カ</w:t>
        </w:r>
        <w:r w:rsidR="00E32FFA" w:rsidRPr="00E32FFA">
          <w:t>ッセルで5年に1度開催される</w:t>
        </w:r>
      </w:ins>
      <w:ins w:id="70" w:author="小川 楽生" w:date="2023-07-04T18:06:00Z">
        <w:r w:rsidR="00E32FFA">
          <w:rPr>
            <w:rFonts w:hint="eastAsia"/>
          </w:rPr>
          <w:t>現代</w:t>
        </w:r>
      </w:ins>
      <w:ins w:id="71" w:author="小川 楽生" w:date="2023-07-04T18:05:00Z">
        <w:r w:rsidR="00E32FFA">
          <w:rPr>
            <w:rFonts w:hint="eastAsia"/>
          </w:rPr>
          <w:t>アートイベント</w:t>
        </w:r>
      </w:ins>
      <w:ins w:id="72" w:author="小川 楽生" w:date="2023-07-04T18:04:00Z">
        <w:r w:rsidR="00E32FFA" w:rsidRPr="00E32FFA">
          <w:t>。</w:t>
        </w:r>
      </w:ins>
      <w:ins w:id="73" w:author="小川 楽生" w:date="2023-07-04T18:06:00Z">
        <w:r w:rsidR="00E32FFA">
          <w:rPr>
            <w:rFonts w:hint="eastAsia"/>
          </w:rPr>
          <w:t>第</w:t>
        </w:r>
      </w:ins>
      <w:ins w:id="74" w:author="小川 楽生" w:date="2023-07-04T18:07:00Z">
        <w:r w:rsidR="00E32FFA">
          <w:rPr>
            <w:rFonts w:hint="eastAsia"/>
          </w:rPr>
          <w:t>1</w:t>
        </w:r>
      </w:ins>
      <w:ins w:id="75" w:author="小川 楽生" w:date="2023-07-04T18:06:00Z">
        <w:r w:rsidR="00E32FFA">
          <w:rPr>
            <w:rFonts w:hint="eastAsia"/>
          </w:rPr>
          <w:t>回は1955年</w:t>
        </w:r>
      </w:ins>
      <w:ins w:id="76" w:author="小川 楽生" w:date="2023-07-04T18:07:00Z">
        <w:r w:rsidR="00E32FFA">
          <w:rPr>
            <w:rFonts w:hint="eastAsia"/>
          </w:rPr>
          <w:t>に開催された。</w:t>
        </w:r>
      </w:ins>
      <w:ins w:id="77" w:author="小川 楽生" w:date="2023-07-04T18:06:00Z">
        <w:r w:rsidR="00E32FFA">
          <w:rPr>
            <w:rFonts w:hint="eastAsia"/>
          </w:rPr>
          <w:t>ドクメンタ15はその15回目にあ</w:t>
        </w:r>
      </w:ins>
      <w:ins w:id="78" w:author="小川 楽生" w:date="2023-07-04T18:07:00Z">
        <w:r w:rsidR="00E32FFA">
          <w:rPr>
            <w:rFonts w:hint="eastAsia"/>
          </w:rPr>
          <w:t>たる。</w:t>
        </w:r>
      </w:ins>
    </w:p>
  </w:footnote>
  <w:footnote w:id="5">
    <w:p w14:paraId="710FAA9B" w14:textId="16A2D6E6" w:rsidR="001245CE" w:rsidRDefault="001245CE">
      <w:pPr>
        <w:pStyle w:val="a3"/>
      </w:pPr>
      <w:ins w:id="85" w:author="圭一郎 田尾" w:date="2023-07-01T09:21:00Z">
        <w:r>
          <w:rPr>
            <w:rStyle w:val="a5"/>
          </w:rPr>
          <w:footnoteRef/>
        </w:r>
        <w:r>
          <w:t xml:space="preserve"> </w:t>
        </w:r>
        <w:r>
          <w:rPr>
            <w:rFonts w:hint="eastAsia"/>
          </w:rPr>
          <w:t>追って追記</w:t>
        </w:r>
      </w:ins>
      <w:ins w:id="86" w:author="小川 楽生" w:date="2023-07-04T18:09:00Z">
        <w:r w:rsidR="00E32FFA">
          <w:rPr>
            <w:rFonts w:hint="eastAsia"/>
          </w:rPr>
          <w:t xml:space="preserve">　</w:t>
        </w:r>
      </w:ins>
      <w:ins w:id="87" w:author="小川 楽生" w:date="2023-07-04T18:10:00Z">
        <w:r w:rsidR="00E4208A" w:rsidRPr="00E4208A">
          <w:rPr>
            <w:rFonts w:hint="eastAsia"/>
          </w:rPr>
          <w:t>ジャカルタを拠点とする</w:t>
        </w:r>
        <w:proofErr w:type="spellStart"/>
        <w:r w:rsidR="00E4208A" w:rsidRPr="00E4208A">
          <w:t>ruangrupa</w:t>
        </w:r>
        <w:proofErr w:type="spellEnd"/>
        <w:r w:rsidR="00E4208A" w:rsidRPr="00E4208A">
          <w:t>、</w:t>
        </w:r>
        <w:proofErr w:type="spellStart"/>
        <w:r w:rsidR="00E4208A" w:rsidRPr="00E4208A">
          <w:t>Grafis</w:t>
        </w:r>
        <w:proofErr w:type="spellEnd"/>
        <w:r w:rsidR="00E4208A" w:rsidRPr="00E4208A">
          <w:t xml:space="preserve"> Huru Hara、</w:t>
        </w:r>
        <w:proofErr w:type="spellStart"/>
        <w:r w:rsidR="00E4208A" w:rsidRPr="00E4208A">
          <w:t>Serrum</w:t>
        </w:r>
        <w:proofErr w:type="spellEnd"/>
        <w:r w:rsidR="00E4208A" w:rsidRPr="00E4208A">
          <w:t>という３つのアートコレクティブによって設立された一般に開かれた学びの場。</w:t>
        </w:r>
      </w:ins>
    </w:p>
  </w:footnote>
  <w:footnote w:id="6">
    <w:p w14:paraId="1A6AE6B0" w14:textId="77777777" w:rsidR="00575C0A" w:rsidRPr="001245CE" w:rsidRDefault="00575C0A" w:rsidP="00575C0A">
      <w:pPr>
        <w:pStyle w:val="a3"/>
        <w:rPr>
          <w:ins w:id="113" w:author="圭一郎 田尾" w:date="2023-07-01T09:26:00Z"/>
        </w:rPr>
      </w:pPr>
      <w:ins w:id="114" w:author="圭一郎 田尾" w:date="2023-07-01T09:26:00Z">
        <w:r>
          <w:rPr>
            <w:rStyle w:val="a5"/>
          </w:rPr>
          <w:footnoteRef/>
        </w:r>
        <w:r>
          <w:t xml:space="preserve"> </w:t>
        </w:r>
        <w:r>
          <w:rPr>
            <w:rFonts w:hint="eastAsia"/>
          </w:rPr>
          <w:t>追って追記</w:t>
        </w:r>
      </w:ins>
    </w:p>
  </w:footnote>
  <w:footnote w:id="7">
    <w:p w14:paraId="1220A670" w14:textId="77777777" w:rsidR="00575C0A" w:rsidRPr="001245CE" w:rsidRDefault="00575C0A" w:rsidP="00575C0A">
      <w:pPr>
        <w:pStyle w:val="a3"/>
        <w:rPr>
          <w:ins w:id="115" w:author="圭一郎 田尾" w:date="2023-07-01T09:26:00Z"/>
        </w:rPr>
      </w:pPr>
      <w:ins w:id="116" w:author="圭一郎 田尾" w:date="2023-07-01T09:26:00Z">
        <w:r>
          <w:rPr>
            <w:rStyle w:val="a5"/>
          </w:rPr>
          <w:footnoteRef/>
        </w:r>
        <w:r>
          <w:t xml:space="preserve"> </w:t>
        </w:r>
        <w:r w:rsidRPr="001245CE">
          <w:rPr>
            <w:rFonts w:hint="eastAsia"/>
          </w:rPr>
          <w:t>多摩美術大学の大学院生を対象に、</w:t>
        </w:r>
        <w:r w:rsidRPr="001245CE">
          <w:t xml:space="preserve">2020年度から行われている横断型講座。特任教授として、海外を拠点に活動するアーティストやデザイナーを迎えている。 </w:t>
        </w:r>
        <w:r w:rsidRPr="001245CE">
          <w:br/>
          <w:t>https://graduate.tamabi.ac.jp/master/ews.html</w:t>
        </w:r>
      </w:ins>
    </w:p>
  </w:footnote>
  <w:footnote w:id="8">
    <w:p w14:paraId="1EA52638" w14:textId="6962770D" w:rsidR="00E77BB8" w:rsidRDefault="00E77BB8">
      <w:pPr>
        <w:pStyle w:val="a3"/>
      </w:pPr>
      <w:r>
        <w:rPr>
          <w:rStyle w:val="a5"/>
        </w:rPr>
        <w:footnoteRef/>
      </w:r>
      <w:r>
        <w:t xml:space="preserve"> </w:t>
      </w:r>
      <w:r>
        <w:rPr>
          <w:rFonts w:hint="eastAsia"/>
        </w:rPr>
        <w:t>ミーティングの議題に入る前に、各自の近況報告を15分ほどかけて実施すること。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0A7277"/>
    <w:multiLevelType w:val="multilevel"/>
    <w:tmpl w:val="29A8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792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圭一郎 田尾">
    <w15:presenceInfo w15:providerId="Windows Live" w15:userId="bbf2473e292c79e2"/>
  </w15:person>
  <w15:person w15:author="nakamura naomi">
    <w15:presenceInfo w15:providerId="Windows Live" w15:userId="1ec34681bbacb3ba"/>
  </w15:person>
  <w15:person w15:author="小川 楽生">
    <w15:presenceInfo w15:providerId="AD" w15:userId="S::ogawa.rakuki@keio.jp::ea14f1d4-0ee7-4e1d-9e51-716ef27f76a2"/>
  </w15:person>
  <w15:person w15:author="田尾 圭一郎">
    <w15:presenceInfo w15:providerId="Windows Live" w15:userId="bbf2473e292c79e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proofState w:spelling="clean" w:grammar="dirty"/>
  <w:trackRevisions/>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047"/>
    <w:rsid w:val="000018C1"/>
    <w:rsid w:val="00007248"/>
    <w:rsid w:val="00033A34"/>
    <w:rsid w:val="00034039"/>
    <w:rsid w:val="00036DAE"/>
    <w:rsid w:val="00055327"/>
    <w:rsid w:val="00062E75"/>
    <w:rsid w:val="0008242E"/>
    <w:rsid w:val="000B6503"/>
    <w:rsid w:val="000B66F7"/>
    <w:rsid w:val="000D7A9C"/>
    <w:rsid w:val="000E3FC8"/>
    <w:rsid w:val="001136DE"/>
    <w:rsid w:val="001245CE"/>
    <w:rsid w:val="00143A88"/>
    <w:rsid w:val="00172469"/>
    <w:rsid w:val="0017611E"/>
    <w:rsid w:val="001809F2"/>
    <w:rsid w:val="00190E51"/>
    <w:rsid w:val="0019558C"/>
    <w:rsid w:val="001A6D22"/>
    <w:rsid w:val="001B6E16"/>
    <w:rsid w:val="00227B4A"/>
    <w:rsid w:val="00275108"/>
    <w:rsid w:val="00295743"/>
    <w:rsid w:val="002A5883"/>
    <w:rsid w:val="002C570A"/>
    <w:rsid w:val="002C7BC2"/>
    <w:rsid w:val="002D013C"/>
    <w:rsid w:val="002E2FA8"/>
    <w:rsid w:val="00351C89"/>
    <w:rsid w:val="00352FB1"/>
    <w:rsid w:val="00355B53"/>
    <w:rsid w:val="00385D8B"/>
    <w:rsid w:val="003B2DA7"/>
    <w:rsid w:val="003D032D"/>
    <w:rsid w:val="003D17BA"/>
    <w:rsid w:val="003E2BDF"/>
    <w:rsid w:val="003E3BAE"/>
    <w:rsid w:val="00411AC6"/>
    <w:rsid w:val="004215D2"/>
    <w:rsid w:val="00422FC7"/>
    <w:rsid w:val="00425D12"/>
    <w:rsid w:val="004416A6"/>
    <w:rsid w:val="00442A32"/>
    <w:rsid w:val="00455C25"/>
    <w:rsid w:val="0047181A"/>
    <w:rsid w:val="00480CB7"/>
    <w:rsid w:val="0048228C"/>
    <w:rsid w:val="004864D8"/>
    <w:rsid w:val="004C7C65"/>
    <w:rsid w:val="004E2FE8"/>
    <w:rsid w:val="00505BE4"/>
    <w:rsid w:val="005222E4"/>
    <w:rsid w:val="00551DA0"/>
    <w:rsid w:val="005571CA"/>
    <w:rsid w:val="00575C0A"/>
    <w:rsid w:val="0057791C"/>
    <w:rsid w:val="0058517F"/>
    <w:rsid w:val="005876E2"/>
    <w:rsid w:val="005B6E49"/>
    <w:rsid w:val="005E4907"/>
    <w:rsid w:val="005F7D10"/>
    <w:rsid w:val="00605B5E"/>
    <w:rsid w:val="00632531"/>
    <w:rsid w:val="006553CF"/>
    <w:rsid w:val="00655565"/>
    <w:rsid w:val="00673508"/>
    <w:rsid w:val="00686592"/>
    <w:rsid w:val="00690DBE"/>
    <w:rsid w:val="006C174D"/>
    <w:rsid w:val="00714292"/>
    <w:rsid w:val="00715FDE"/>
    <w:rsid w:val="00721B2D"/>
    <w:rsid w:val="00744707"/>
    <w:rsid w:val="007474B4"/>
    <w:rsid w:val="007533E2"/>
    <w:rsid w:val="007554D4"/>
    <w:rsid w:val="00765F8F"/>
    <w:rsid w:val="0077728B"/>
    <w:rsid w:val="007C3322"/>
    <w:rsid w:val="007F616D"/>
    <w:rsid w:val="0082752B"/>
    <w:rsid w:val="00862661"/>
    <w:rsid w:val="00863011"/>
    <w:rsid w:val="00874332"/>
    <w:rsid w:val="0089629B"/>
    <w:rsid w:val="008966F4"/>
    <w:rsid w:val="009021A0"/>
    <w:rsid w:val="00904A73"/>
    <w:rsid w:val="00916495"/>
    <w:rsid w:val="00943F6D"/>
    <w:rsid w:val="00953106"/>
    <w:rsid w:val="00953445"/>
    <w:rsid w:val="00996AE8"/>
    <w:rsid w:val="009E492B"/>
    <w:rsid w:val="009F410F"/>
    <w:rsid w:val="00A43134"/>
    <w:rsid w:val="00A47303"/>
    <w:rsid w:val="00A60DCC"/>
    <w:rsid w:val="00AA28B4"/>
    <w:rsid w:val="00AB0047"/>
    <w:rsid w:val="00AB4B73"/>
    <w:rsid w:val="00AC0087"/>
    <w:rsid w:val="00AC082A"/>
    <w:rsid w:val="00AD4585"/>
    <w:rsid w:val="00AD4C3F"/>
    <w:rsid w:val="00AD673A"/>
    <w:rsid w:val="00AE07BC"/>
    <w:rsid w:val="00AE59F2"/>
    <w:rsid w:val="00AE64FF"/>
    <w:rsid w:val="00B12720"/>
    <w:rsid w:val="00B4784A"/>
    <w:rsid w:val="00B54A5A"/>
    <w:rsid w:val="00BB181D"/>
    <w:rsid w:val="00BF7CDC"/>
    <w:rsid w:val="00C028E1"/>
    <w:rsid w:val="00C03154"/>
    <w:rsid w:val="00C23C37"/>
    <w:rsid w:val="00C34712"/>
    <w:rsid w:val="00C942A2"/>
    <w:rsid w:val="00CC3F09"/>
    <w:rsid w:val="00CC6813"/>
    <w:rsid w:val="00D0209E"/>
    <w:rsid w:val="00D05301"/>
    <w:rsid w:val="00D16631"/>
    <w:rsid w:val="00D66A66"/>
    <w:rsid w:val="00D72C82"/>
    <w:rsid w:val="00D82380"/>
    <w:rsid w:val="00DC28D8"/>
    <w:rsid w:val="00DC2910"/>
    <w:rsid w:val="00DC571E"/>
    <w:rsid w:val="00DD64D0"/>
    <w:rsid w:val="00E15685"/>
    <w:rsid w:val="00E32FFA"/>
    <w:rsid w:val="00E4208A"/>
    <w:rsid w:val="00E47828"/>
    <w:rsid w:val="00E56F01"/>
    <w:rsid w:val="00E6700D"/>
    <w:rsid w:val="00E77BB8"/>
    <w:rsid w:val="00E8187F"/>
    <w:rsid w:val="00E96C79"/>
    <w:rsid w:val="00EF2554"/>
    <w:rsid w:val="00EF276C"/>
    <w:rsid w:val="00F06B73"/>
    <w:rsid w:val="00F32F60"/>
    <w:rsid w:val="00F43982"/>
    <w:rsid w:val="00F55417"/>
    <w:rsid w:val="00F6525F"/>
    <w:rsid w:val="00F7329A"/>
    <w:rsid w:val="00F81D16"/>
    <w:rsid w:val="00F87441"/>
    <w:rsid w:val="00F91485"/>
    <w:rsid w:val="00F92371"/>
    <w:rsid w:val="00FB0E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B85905D"/>
  <w15:chartTrackingRefBased/>
  <w15:docId w15:val="{2B636FD4-B8E6-1D41-8D70-95739D1DD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686592"/>
    <w:pPr>
      <w:snapToGrid w:val="0"/>
      <w:jc w:val="left"/>
    </w:pPr>
  </w:style>
  <w:style w:type="character" w:customStyle="1" w:styleId="a4">
    <w:name w:val="脚注文字列 (文字)"/>
    <w:basedOn w:val="a0"/>
    <w:link w:val="a3"/>
    <w:uiPriority w:val="99"/>
    <w:semiHidden/>
    <w:rsid w:val="00686592"/>
  </w:style>
  <w:style w:type="character" w:styleId="a5">
    <w:name w:val="footnote reference"/>
    <w:basedOn w:val="a0"/>
    <w:uiPriority w:val="99"/>
    <w:semiHidden/>
    <w:unhideWhenUsed/>
    <w:rsid w:val="00686592"/>
    <w:rPr>
      <w:vertAlign w:val="superscript"/>
    </w:rPr>
  </w:style>
  <w:style w:type="paragraph" w:styleId="a6">
    <w:name w:val="Revision"/>
    <w:hidden/>
    <w:uiPriority w:val="99"/>
    <w:semiHidden/>
    <w:rsid w:val="007F616D"/>
  </w:style>
  <w:style w:type="character" w:styleId="a7">
    <w:name w:val="annotation reference"/>
    <w:basedOn w:val="a0"/>
    <w:uiPriority w:val="99"/>
    <w:semiHidden/>
    <w:unhideWhenUsed/>
    <w:rsid w:val="007F616D"/>
    <w:rPr>
      <w:sz w:val="18"/>
      <w:szCs w:val="18"/>
    </w:rPr>
  </w:style>
  <w:style w:type="paragraph" w:styleId="a8">
    <w:name w:val="annotation text"/>
    <w:basedOn w:val="a"/>
    <w:link w:val="a9"/>
    <w:uiPriority w:val="99"/>
    <w:unhideWhenUsed/>
    <w:rsid w:val="007F616D"/>
    <w:pPr>
      <w:jc w:val="left"/>
    </w:pPr>
  </w:style>
  <w:style w:type="character" w:customStyle="1" w:styleId="a9">
    <w:name w:val="コメント文字列 (文字)"/>
    <w:basedOn w:val="a0"/>
    <w:link w:val="a8"/>
    <w:uiPriority w:val="99"/>
    <w:rsid w:val="007F616D"/>
  </w:style>
  <w:style w:type="paragraph" w:styleId="aa">
    <w:name w:val="annotation subject"/>
    <w:basedOn w:val="a8"/>
    <w:next w:val="a8"/>
    <w:link w:val="ab"/>
    <w:uiPriority w:val="99"/>
    <w:semiHidden/>
    <w:unhideWhenUsed/>
    <w:rsid w:val="007F616D"/>
    <w:rPr>
      <w:b/>
      <w:bCs/>
    </w:rPr>
  </w:style>
  <w:style w:type="character" w:customStyle="1" w:styleId="ab">
    <w:name w:val="コメント内容 (文字)"/>
    <w:basedOn w:val="a9"/>
    <w:link w:val="aa"/>
    <w:uiPriority w:val="99"/>
    <w:semiHidden/>
    <w:rsid w:val="007F616D"/>
    <w:rPr>
      <w:b/>
      <w:bCs/>
    </w:rPr>
  </w:style>
  <w:style w:type="character" w:styleId="ac">
    <w:name w:val="Hyperlink"/>
    <w:basedOn w:val="a0"/>
    <w:uiPriority w:val="99"/>
    <w:unhideWhenUsed/>
    <w:rsid w:val="00AC082A"/>
    <w:rPr>
      <w:color w:val="0563C1" w:themeColor="hyperlink"/>
      <w:u w:val="single"/>
    </w:rPr>
  </w:style>
  <w:style w:type="character" w:styleId="ad">
    <w:name w:val="Unresolved Mention"/>
    <w:basedOn w:val="a0"/>
    <w:uiPriority w:val="99"/>
    <w:semiHidden/>
    <w:unhideWhenUsed/>
    <w:rsid w:val="00AC082A"/>
    <w:rPr>
      <w:color w:val="605E5C"/>
      <w:shd w:val="clear" w:color="auto" w:fill="E1DFDD"/>
    </w:rPr>
  </w:style>
  <w:style w:type="character" w:styleId="ae">
    <w:name w:val="FollowedHyperlink"/>
    <w:basedOn w:val="a0"/>
    <w:uiPriority w:val="99"/>
    <w:semiHidden/>
    <w:unhideWhenUsed/>
    <w:rsid w:val="001245C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132027">
      <w:bodyDiv w:val="1"/>
      <w:marLeft w:val="0"/>
      <w:marRight w:val="0"/>
      <w:marTop w:val="0"/>
      <w:marBottom w:val="0"/>
      <w:divBdr>
        <w:top w:val="none" w:sz="0" w:space="0" w:color="auto"/>
        <w:left w:val="none" w:sz="0" w:space="0" w:color="auto"/>
        <w:bottom w:val="none" w:sz="0" w:space="0" w:color="auto"/>
        <w:right w:val="none" w:sz="0" w:space="0" w:color="auto"/>
      </w:divBdr>
    </w:div>
    <w:div w:id="193008583">
      <w:bodyDiv w:val="1"/>
      <w:marLeft w:val="0"/>
      <w:marRight w:val="0"/>
      <w:marTop w:val="0"/>
      <w:marBottom w:val="0"/>
      <w:divBdr>
        <w:top w:val="none" w:sz="0" w:space="0" w:color="auto"/>
        <w:left w:val="none" w:sz="0" w:space="0" w:color="auto"/>
        <w:bottom w:val="none" w:sz="0" w:space="0" w:color="auto"/>
        <w:right w:val="none" w:sz="0" w:space="0" w:color="auto"/>
      </w:divBdr>
    </w:div>
    <w:div w:id="374354351">
      <w:bodyDiv w:val="1"/>
      <w:marLeft w:val="0"/>
      <w:marRight w:val="0"/>
      <w:marTop w:val="0"/>
      <w:marBottom w:val="0"/>
      <w:divBdr>
        <w:top w:val="none" w:sz="0" w:space="0" w:color="auto"/>
        <w:left w:val="none" w:sz="0" w:space="0" w:color="auto"/>
        <w:bottom w:val="none" w:sz="0" w:space="0" w:color="auto"/>
        <w:right w:val="none" w:sz="0" w:space="0" w:color="auto"/>
      </w:divBdr>
    </w:div>
    <w:div w:id="438793506">
      <w:bodyDiv w:val="1"/>
      <w:marLeft w:val="0"/>
      <w:marRight w:val="0"/>
      <w:marTop w:val="0"/>
      <w:marBottom w:val="0"/>
      <w:divBdr>
        <w:top w:val="none" w:sz="0" w:space="0" w:color="auto"/>
        <w:left w:val="none" w:sz="0" w:space="0" w:color="auto"/>
        <w:bottom w:val="none" w:sz="0" w:space="0" w:color="auto"/>
        <w:right w:val="none" w:sz="0" w:space="0" w:color="auto"/>
      </w:divBdr>
    </w:div>
    <w:div w:id="491799223">
      <w:bodyDiv w:val="1"/>
      <w:marLeft w:val="0"/>
      <w:marRight w:val="0"/>
      <w:marTop w:val="0"/>
      <w:marBottom w:val="0"/>
      <w:divBdr>
        <w:top w:val="none" w:sz="0" w:space="0" w:color="auto"/>
        <w:left w:val="none" w:sz="0" w:space="0" w:color="auto"/>
        <w:bottom w:val="none" w:sz="0" w:space="0" w:color="auto"/>
        <w:right w:val="none" w:sz="0" w:space="0" w:color="auto"/>
      </w:divBdr>
    </w:div>
    <w:div w:id="494955838">
      <w:bodyDiv w:val="1"/>
      <w:marLeft w:val="0"/>
      <w:marRight w:val="0"/>
      <w:marTop w:val="0"/>
      <w:marBottom w:val="0"/>
      <w:divBdr>
        <w:top w:val="none" w:sz="0" w:space="0" w:color="auto"/>
        <w:left w:val="none" w:sz="0" w:space="0" w:color="auto"/>
        <w:bottom w:val="none" w:sz="0" w:space="0" w:color="auto"/>
        <w:right w:val="none" w:sz="0" w:space="0" w:color="auto"/>
      </w:divBdr>
    </w:div>
    <w:div w:id="533421934">
      <w:bodyDiv w:val="1"/>
      <w:marLeft w:val="0"/>
      <w:marRight w:val="0"/>
      <w:marTop w:val="0"/>
      <w:marBottom w:val="0"/>
      <w:divBdr>
        <w:top w:val="none" w:sz="0" w:space="0" w:color="auto"/>
        <w:left w:val="none" w:sz="0" w:space="0" w:color="auto"/>
        <w:bottom w:val="none" w:sz="0" w:space="0" w:color="auto"/>
        <w:right w:val="none" w:sz="0" w:space="0" w:color="auto"/>
      </w:divBdr>
    </w:div>
    <w:div w:id="606157816">
      <w:bodyDiv w:val="1"/>
      <w:marLeft w:val="0"/>
      <w:marRight w:val="0"/>
      <w:marTop w:val="0"/>
      <w:marBottom w:val="0"/>
      <w:divBdr>
        <w:top w:val="none" w:sz="0" w:space="0" w:color="auto"/>
        <w:left w:val="none" w:sz="0" w:space="0" w:color="auto"/>
        <w:bottom w:val="none" w:sz="0" w:space="0" w:color="auto"/>
        <w:right w:val="none" w:sz="0" w:space="0" w:color="auto"/>
      </w:divBdr>
    </w:div>
    <w:div w:id="880703094">
      <w:bodyDiv w:val="1"/>
      <w:marLeft w:val="0"/>
      <w:marRight w:val="0"/>
      <w:marTop w:val="0"/>
      <w:marBottom w:val="0"/>
      <w:divBdr>
        <w:top w:val="none" w:sz="0" w:space="0" w:color="auto"/>
        <w:left w:val="none" w:sz="0" w:space="0" w:color="auto"/>
        <w:bottom w:val="none" w:sz="0" w:space="0" w:color="auto"/>
        <w:right w:val="none" w:sz="0" w:space="0" w:color="auto"/>
      </w:divBdr>
    </w:div>
    <w:div w:id="1023437519">
      <w:bodyDiv w:val="1"/>
      <w:marLeft w:val="0"/>
      <w:marRight w:val="0"/>
      <w:marTop w:val="0"/>
      <w:marBottom w:val="0"/>
      <w:divBdr>
        <w:top w:val="none" w:sz="0" w:space="0" w:color="auto"/>
        <w:left w:val="none" w:sz="0" w:space="0" w:color="auto"/>
        <w:bottom w:val="none" w:sz="0" w:space="0" w:color="auto"/>
        <w:right w:val="none" w:sz="0" w:space="0" w:color="auto"/>
      </w:divBdr>
    </w:div>
    <w:div w:id="1315068615">
      <w:bodyDiv w:val="1"/>
      <w:marLeft w:val="0"/>
      <w:marRight w:val="0"/>
      <w:marTop w:val="0"/>
      <w:marBottom w:val="0"/>
      <w:divBdr>
        <w:top w:val="none" w:sz="0" w:space="0" w:color="auto"/>
        <w:left w:val="none" w:sz="0" w:space="0" w:color="auto"/>
        <w:bottom w:val="none" w:sz="0" w:space="0" w:color="auto"/>
        <w:right w:val="none" w:sz="0" w:space="0" w:color="auto"/>
      </w:divBdr>
    </w:div>
    <w:div w:id="1377512016">
      <w:bodyDiv w:val="1"/>
      <w:marLeft w:val="0"/>
      <w:marRight w:val="0"/>
      <w:marTop w:val="0"/>
      <w:marBottom w:val="0"/>
      <w:divBdr>
        <w:top w:val="none" w:sz="0" w:space="0" w:color="auto"/>
        <w:left w:val="none" w:sz="0" w:space="0" w:color="auto"/>
        <w:bottom w:val="none" w:sz="0" w:space="0" w:color="auto"/>
        <w:right w:val="none" w:sz="0" w:space="0" w:color="auto"/>
      </w:divBdr>
    </w:div>
    <w:div w:id="1492941200">
      <w:bodyDiv w:val="1"/>
      <w:marLeft w:val="0"/>
      <w:marRight w:val="0"/>
      <w:marTop w:val="0"/>
      <w:marBottom w:val="0"/>
      <w:divBdr>
        <w:top w:val="none" w:sz="0" w:space="0" w:color="auto"/>
        <w:left w:val="none" w:sz="0" w:space="0" w:color="auto"/>
        <w:bottom w:val="none" w:sz="0" w:space="0" w:color="auto"/>
        <w:right w:val="none" w:sz="0" w:space="0" w:color="auto"/>
      </w:divBdr>
    </w:div>
    <w:div w:id="1887912411">
      <w:bodyDiv w:val="1"/>
      <w:marLeft w:val="0"/>
      <w:marRight w:val="0"/>
      <w:marTop w:val="0"/>
      <w:marBottom w:val="0"/>
      <w:divBdr>
        <w:top w:val="none" w:sz="0" w:space="0" w:color="auto"/>
        <w:left w:val="none" w:sz="0" w:space="0" w:color="auto"/>
        <w:bottom w:val="none" w:sz="0" w:space="0" w:color="auto"/>
        <w:right w:val="none" w:sz="0" w:space="0" w:color="auto"/>
      </w:divBdr>
    </w:div>
    <w:div w:id="2057730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easteast.org/2023/exhibitors/projects/1121/" TargetMode="External"/><Relationship Id="rId1" Type="http://schemas.openxmlformats.org/officeDocument/2006/relationships/hyperlink" Target="https://easteast.org/2023/exhibitors/projects/1121/"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jpe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jpe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B95936A-C929-7445-A138-B6213D225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1850</Words>
  <Characters>2517</Characters>
  <Application>Microsoft Office Word</Application>
  <DocSecurity>0</DocSecurity>
  <Lines>59</Lines>
  <Paragraphs>21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小川 楽生</dc:creator>
  <cp:keywords/>
  <dc:description/>
  <cp:lastModifiedBy>ogawa.rakuki@keio.jp</cp:lastModifiedBy>
  <cp:revision>2</cp:revision>
  <dcterms:created xsi:type="dcterms:W3CDTF">2026-06-17T13:40:00Z</dcterms:created>
  <dcterms:modified xsi:type="dcterms:W3CDTF">2026-06-17T13:40:00Z</dcterms:modified>
</cp:coreProperties>
</file>